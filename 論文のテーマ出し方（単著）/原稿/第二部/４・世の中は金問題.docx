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49713F" w14:textId="77777777" w:rsidR="004B1628" w:rsidRPr="0046251E" w:rsidRDefault="004B1628" w:rsidP="004B1628">
      <w:pPr>
        <w:rPr>
          <w:rFonts w:ascii="游明朝" w:eastAsia="游明朝" w:hAnsi="游明朝"/>
        </w:rPr>
      </w:pPr>
      <w:r w:rsidRPr="0046251E">
        <w:rPr>
          <w:rFonts w:ascii="游明朝" w:eastAsia="游明朝" w:hAnsi="游明朝" w:hint="eastAsia"/>
        </w:rPr>
        <w:t>第二部：アイデア工夫編</w:t>
      </w:r>
    </w:p>
    <w:p w14:paraId="1C7136DE" w14:textId="155C6311" w:rsidR="005655C5" w:rsidRDefault="006D5C31" w:rsidP="005655C5">
      <w:pPr>
        <w:rPr>
          <w:rFonts w:ascii="游明朝" w:eastAsia="游明朝" w:hAnsi="游明朝"/>
        </w:rPr>
      </w:pPr>
      <w:r w:rsidRPr="006D5C31">
        <w:rPr>
          <w:rFonts w:ascii="游明朝" w:eastAsia="游明朝" w:hAnsi="游明朝" w:hint="eastAsia"/>
        </w:rPr>
        <w:t>４・世の中は金問題</w:t>
      </w:r>
    </w:p>
    <w:p w14:paraId="6B2AEA01" w14:textId="77777777" w:rsidR="004B1628" w:rsidRPr="00114AB3" w:rsidRDefault="004B1628" w:rsidP="005655C5">
      <w:pPr>
        <w:rPr>
          <w:rFonts w:ascii="游明朝" w:eastAsia="游明朝" w:hAnsi="游明朝"/>
        </w:rPr>
      </w:pPr>
    </w:p>
    <w:p w14:paraId="3E52ACD4" w14:textId="77777777" w:rsidR="005655C5" w:rsidRPr="00114AB3" w:rsidRDefault="005655C5" w:rsidP="005655C5">
      <w:pPr>
        <w:rPr>
          <w:rFonts w:ascii="游明朝" w:eastAsia="游明朝" w:hAnsi="游明朝"/>
          <w:b/>
          <w:bCs/>
        </w:rPr>
      </w:pPr>
      <w:r w:rsidRPr="00114AB3">
        <w:rPr>
          <w:rFonts w:ascii="游明朝" w:eastAsia="游明朝" w:hAnsi="游明朝" w:hint="eastAsia"/>
          <w:b/>
          <w:bCs/>
        </w:rPr>
        <w:t>まくら</w:t>
      </w:r>
    </w:p>
    <w:p w14:paraId="64B960DE" w14:textId="10F03ACA" w:rsidR="005655C5" w:rsidRPr="00114AB3" w:rsidRDefault="005655C5" w:rsidP="00901B93">
      <w:pPr>
        <w:rPr>
          <w:rFonts w:ascii="游明朝" w:eastAsia="游明朝" w:hAnsi="游明朝"/>
        </w:rPr>
      </w:pPr>
      <w:r w:rsidRPr="00114AB3">
        <w:rPr>
          <w:rFonts w:ascii="游明朝" w:eastAsia="游明朝" w:hAnsi="游明朝" w:hint="eastAsia"/>
        </w:rPr>
        <w:t>ヨミカキ「</w:t>
      </w:r>
      <w:r w:rsidR="00597287">
        <w:rPr>
          <w:rFonts w:ascii="游明朝" w:eastAsia="游明朝" w:hAnsi="游明朝" w:hint="eastAsia"/>
        </w:rPr>
        <w:t>金</w:t>
      </w:r>
      <w:r w:rsidR="0069054B">
        <w:rPr>
          <w:rFonts w:ascii="游明朝" w:eastAsia="游明朝" w:hAnsi="游明朝"/>
        </w:rPr>
        <w:t>とは</w:t>
      </w:r>
      <w:r w:rsidR="00597287">
        <w:rPr>
          <w:rFonts w:ascii="游明朝" w:eastAsia="游明朝" w:hAnsi="游明朝"/>
        </w:rPr>
        <w:t>良くも悪くも人を惑わす</w:t>
      </w:r>
      <w:r w:rsidR="0069054B">
        <w:rPr>
          <w:rFonts w:ascii="游明朝" w:eastAsia="游明朝" w:hAnsi="游明朝"/>
        </w:rPr>
        <w:t>ものでございます</w:t>
      </w:r>
      <w:r w:rsidR="0069054B">
        <w:rPr>
          <w:rFonts w:ascii="游明朝" w:eastAsia="游明朝" w:hAnsi="游明朝" w:hint="eastAsia"/>
        </w:rPr>
        <w:t>.</w:t>
      </w:r>
      <w:r w:rsidR="0069054B">
        <w:rPr>
          <w:rFonts w:ascii="游明朝" w:eastAsia="游明朝" w:hAnsi="游明朝"/>
        </w:rPr>
        <w:t xml:space="preserve"> </w:t>
      </w:r>
      <w:r w:rsidR="00597287">
        <w:rPr>
          <w:rFonts w:ascii="游明朝" w:eastAsia="游明朝" w:hAnsi="游明朝"/>
        </w:rPr>
        <w:t>あるに越したことはない</w:t>
      </w:r>
      <w:r w:rsidR="00BC3B70">
        <w:rPr>
          <w:rFonts w:ascii="游明朝" w:eastAsia="游明朝" w:hAnsi="游明朝"/>
        </w:rPr>
        <w:t>けれど</w:t>
      </w:r>
      <w:r w:rsidR="00597287">
        <w:rPr>
          <w:rFonts w:ascii="游明朝" w:eastAsia="游明朝" w:hAnsi="游明朝" w:hint="eastAsia"/>
        </w:rPr>
        <w:t>,</w:t>
      </w:r>
      <w:r w:rsidR="00597287">
        <w:rPr>
          <w:rFonts w:ascii="游明朝" w:eastAsia="游明朝" w:hAnsi="游明朝"/>
        </w:rPr>
        <w:t xml:space="preserve"> </w:t>
      </w:r>
      <w:r w:rsidR="00BC3B70">
        <w:rPr>
          <w:rFonts w:ascii="游明朝" w:eastAsia="游明朝" w:hAnsi="游明朝"/>
        </w:rPr>
        <w:t>なければ研究が</w:t>
      </w:r>
      <w:r w:rsidR="00597287">
        <w:rPr>
          <w:rFonts w:ascii="游明朝" w:eastAsia="游明朝" w:hAnsi="游明朝"/>
        </w:rPr>
        <w:t>できないものなのか</w:t>
      </w:r>
      <w:r w:rsidR="00597287">
        <w:rPr>
          <w:rFonts w:ascii="游明朝" w:eastAsia="游明朝" w:hAnsi="游明朝" w:hint="eastAsia"/>
        </w:rPr>
        <w:t>.</w:t>
      </w:r>
      <w:r w:rsidR="00597287">
        <w:rPr>
          <w:rFonts w:ascii="游明朝" w:eastAsia="游明朝" w:hAnsi="游明朝"/>
        </w:rPr>
        <w:t xml:space="preserve"> そこはご想像の通り</w:t>
      </w:r>
      <w:r w:rsidR="008B4CAD">
        <w:rPr>
          <w:rFonts w:ascii="游明朝" w:eastAsia="游明朝" w:hAnsi="游明朝" w:hint="eastAsia"/>
        </w:rPr>
        <w:t>,</w:t>
      </w:r>
      <w:r w:rsidR="00597287">
        <w:rPr>
          <w:rFonts w:ascii="游明朝" w:eastAsia="游明朝" w:hAnsi="游明朝"/>
        </w:rPr>
        <w:t xml:space="preserve"> </w:t>
      </w:r>
      <w:r w:rsidR="008B4CAD">
        <w:rPr>
          <w:rFonts w:ascii="游明朝" w:eastAsia="游明朝" w:hAnsi="游明朝" w:hint="eastAsia"/>
        </w:rPr>
        <w:t>勝負を分けるは</w:t>
      </w:r>
      <w:r w:rsidR="00597287">
        <w:rPr>
          <w:rFonts w:ascii="游明朝" w:eastAsia="游明朝" w:hAnsi="游明朝"/>
        </w:rPr>
        <w:t>アイデア</w:t>
      </w:r>
      <w:r w:rsidR="00BC3B70">
        <w:rPr>
          <w:rFonts w:ascii="游明朝" w:eastAsia="游明朝" w:hAnsi="游明朝"/>
        </w:rPr>
        <w:t>の工夫</w:t>
      </w:r>
      <w:r w:rsidR="00BC3B70">
        <w:rPr>
          <w:rFonts w:ascii="游明朝" w:eastAsia="游明朝" w:hAnsi="游明朝" w:hint="eastAsia"/>
        </w:rPr>
        <w:t>,</w:t>
      </w:r>
      <w:r w:rsidR="00BC3B70">
        <w:rPr>
          <w:rFonts w:ascii="游明朝" w:eastAsia="游明朝" w:hAnsi="游明朝"/>
        </w:rPr>
        <w:t xml:space="preserve"> ただ</w:t>
      </w:r>
      <w:r w:rsidR="008B4CAD">
        <w:rPr>
          <w:rFonts w:ascii="游明朝" w:eastAsia="游明朝" w:hAnsi="游明朝" w:hint="eastAsia"/>
        </w:rPr>
        <w:t>一つ</w:t>
      </w:r>
      <w:r w:rsidR="00597287">
        <w:rPr>
          <w:rFonts w:ascii="游明朝" w:eastAsia="游明朝" w:hAnsi="游明朝"/>
        </w:rPr>
        <w:t>であります</w:t>
      </w:r>
      <w:r w:rsidR="00B026CD" w:rsidRPr="00114AB3">
        <w:rPr>
          <w:rFonts w:ascii="游明朝" w:eastAsia="游明朝" w:hAnsi="游明朝" w:hint="eastAsia"/>
        </w:rPr>
        <w:t>」</w:t>
      </w:r>
    </w:p>
    <w:p w14:paraId="36C617AA" w14:textId="77777777" w:rsidR="005655C5" w:rsidRPr="004E7FE3" w:rsidRDefault="005655C5" w:rsidP="005655C5">
      <w:pPr>
        <w:rPr>
          <w:rFonts w:ascii="游明朝" w:eastAsia="游明朝" w:hAnsi="游明朝"/>
        </w:rPr>
      </w:pPr>
    </w:p>
    <w:p w14:paraId="6886A7A0" w14:textId="210AC2D8" w:rsidR="005655C5" w:rsidRPr="00114AB3" w:rsidRDefault="001F44BF" w:rsidP="005655C5">
      <w:pPr>
        <w:rPr>
          <w:rFonts w:ascii="游明朝" w:eastAsia="游明朝" w:hAnsi="游明朝"/>
          <w:b/>
          <w:bCs/>
        </w:rPr>
      </w:pPr>
      <w:r>
        <w:rPr>
          <w:rFonts w:ascii="游明朝" w:eastAsia="游明朝" w:hAnsi="游明朝" w:hint="eastAsia"/>
          <w:b/>
          <w:bCs/>
        </w:rPr>
        <w:t>研究にはお金がかかる？</w:t>
      </w:r>
    </w:p>
    <w:p w14:paraId="454FEB04" w14:textId="737C5F28" w:rsidR="00B05665" w:rsidRDefault="005655C5" w:rsidP="001F44BF">
      <w:pPr>
        <w:rPr>
          <w:rFonts w:ascii="游明朝" w:eastAsia="游明朝" w:hAnsi="游明朝"/>
        </w:rPr>
      </w:pPr>
      <w:r w:rsidRPr="00114AB3">
        <w:rPr>
          <w:rFonts w:ascii="游明朝" w:eastAsia="游明朝" w:hAnsi="游明朝"/>
        </w:rPr>
        <w:t xml:space="preserve">　</w:t>
      </w:r>
      <w:r w:rsidR="00E753C1">
        <w:rPr>
          <w:rFonts w:ascii="游明朝" w:eastAsia="游明朝" w:hAnsi="游明朝"/>
        </w:rPr>
        <w:t>研究費という言葉を聞いたことがあると思います</w:t>
      </w:r>
      <w:r w:rsidR="00E753C1">
        <w:rPr>
          <w:rFonts w:ascii="游明朝" w:eastAsia="游明朝" w:hAnsi="游明朝" w:hint="eastAsia"/>
        </w:rPr>
        <w:t>.</w:t>
      </w:r>
      <w:r w:rsidR="00E753C1">
        <w:rPr>
          <w:rFonts w:ascii="游明朝" w:eastAsia="游明朝" w:hAnsi="游明朝"/>
        </w:rPr>
        <w:t xml:space="preserve"> </w:t>
      </w:r>
      <w:r w:rsidR="001673C6">
        <w:rPr>
          <w:rFonts w:ascii="游明朝" w:eastAsia="游明朝" w:hAnsi="游明朝" w:hint="eastAsia"/>
        </w:rPr>
        <w:t>研究者が学術研究を行うための資金であり,</w:t>
      </w:r>
      <w:r w:rsidR="001673C6">
        <w:rPr>
          <w:rFonts w:ascii="游明朝" w:eastAsia="游明朝" w:hAnsi="游明朝"/>
        </w:rPr>
        <w:t xml:space="preserve"> 国や財団法人</w:t>
      </w:r>
      <w:r w:rsidR="001673C6">
        <w:rPr>
          <w:rFonts w:ascii="游明朝" w:eastAsia="游明朝" w:hAnsi="游明朝" w:hint="eastAsia"/>
        </w:rPr>
        <w:t>,</w:t>
      </w:r>
      <w:r w:rsidR="001673C6">
        <w:rPr>
          <w:rFonts w:ascii="游明朝" w:eastAsia="游明朝" w:hAnsi="游明朝"/>
        </w:rPr>
        <w:t xml:space="preserve"> 企業などから提供されます</w:t>
      </w:r>
      <w:r w:rsidR="001673C6">
        <w:rPr>
          <w:rFonts w:ascii="游明朝" w:eastAsia="游明朝" w:hAnsi="游明朝" w:hint="eastAsia"/>
        </w:rPr>
        <w:t>.</w:t>
      </w:r>
      <w:r w:rsidR="001673C6">
        <w:rPr>
          <w:rFonts w:ascii="游明朝" w:eastAsia="游明朝" w:hAnsi="游明朝"/>
        </w:rPr>
        <w:t xml:space="preserve"> 具体的には</w:t>
      </w:r>
      <w:r w:rsidR="001673C6">
        <w:rPr>
          <w:rFonts w:ascii="游明朝" w:eastAsia="游明朝" w:hAnsi="游明朝" w:hint="eastAsia"/>
        </w:rPr>
        <w:t>,</w:t>
      </w:r>
      <w:r w:rsidR="001673C6">
        <w:rPr>
          <w:rFonts w:ascii="游明朝" w:eastAsia="游明朝" w:hAnsi="游明朝"/>
        </w:rPr>
        <w:t xml:space="preserve"> </w:t>
      </w:r>
      <w:r w:rsidR="001673C6" w:rsidRPr="001673C6">
        <w:rPr>
          <w:rFonts w:ascii="游明朝" w:eastAsia="游明朝" w:hAnsi="游明朝" w:hint="eastAsia"/>
        </w:rPr>
        <w:t>科研費（科学研究費助成事業）</w:t>
      </w:r>
      <w:r w:rsidR="001673C6">
        <w:rPr>
          <w:rFonts w:ascii="游明朝" w:eastAsia="游明朝" w:hAnsi="游明朝" w:hint="eastAsia"/>
        </w:rPr>
        <w:t>,</w:t>
      </w:r>
      <w:r w:rsidR="001673C6">
        <w:rPr>
          <w:rFonts w:ascii="游明朝" w:eastAsia="游明朝" w:hAnsi="游明朝"/>
        </w:rPr>
        <w:t xml:space="preserve"> </w:t>
      </w:r>
      <w:r w:rsidR="001673C6" w:rsidRPr="001673C6">
        <w:rPr>
          <w:rFonts w:ascii="游明朝" w:eastAsia="游明朝" w:hAnsi="游明朝" w:hint="eastAsia"/>
        </w:rPr>
        <w:t>AMED（日本医療研究開発機構）</w:t>
      </w:r>
      <w:r w:rsidR="001673C6">
        <w:rPr>
          <w:rFonts w:ascii="游明朝" w:eastAsia="游明朝" w:hAnsi="游明朝" w:hint="eastAsia"/>
        </w:rPr>
        <w:t>,</w:t>
      </w:r>
      <w:r w:rsidR="001673C6">
        <w:rPr>
          <w:rFonts w:ascii="游明朝" w:eastAsia="游明朝" w:hAnsi="游明朝"/>
        </w:rPr>
        <w:t xml:space="preserve"> 財団法人</w:t>
      </w:r>
      <w:r w:rsidR="001673C6">
        <w:rPr>
          <w:rFonts w:ascii="游明朝" w:eastAsia="游明朝" w:hAnsi="游明朝" w:hint="eastAsia"/>
        </w:rPr>
        <w:t>や企業</w:t>
      </w:r>
      <w:r w:rsidR="001673C6">
        <w:rPr>
          <w:rFonts w:ascii="游明朝" w:eastAsia="游明朝" w:hAnsi="游明朝"/>
        </w:rPr>
        <w:t>からの</w:t>
      </w:r>
      <w:r w:rsidR="001673C6" w:rsidRPr="001673C6">
        <w:rPr>
          <w:rFonts w:ascii="游明朝" w:eastAsia="游明朝" w:hAnsi="游明朝" w:hint="eastAsia"/>
        </w:rPr>
        <w:t>助成金</w:t>
      </w:r>
      <w:r w:rsidR="001673C6">
        <w:rPr>
          <w:rFonts w:ascii="游明朝" w:eastAsia="游明朝" w:hAnsi="游明朝" w:hint="eastAsia"/>
        </w:rPr>
        <w:t>などが挙げられます.</w:t>
      </w:r>
      <w:r w:rsidR="001673C6">
        <w:rPr>
          <w:rFonts w:ascii="游明朝" w:eastAsia="游明朝" w:hAnsi="游明朝"/>
        </w:rPr>
        <w:t xml:space="preserve"> 一般的に研究を行う場合</w:t>
      </w:r>
      <w:r w:rsidR="001673C6">
        <w:rPr>
          <w:rFonts w:ascii="游明朝" w:eastAsia="游明朝" w:hAnsi="游明朝" w:hint="eastAsia"/>
        </w:rPr>
        <w:t>,</w:t>
      </w:r>
      <w:r w:rsidR="001673C6">
        <w:rPr>
          <w:rFonts w:ascii="游明朝" w:eastAsia="游明朝" w:hAnsi="游明朝"/>
        </w:rPr>
        <w:t xml:space="preserve"> 多額の費用が必要になるといったイメージがあ</w:t>
      </w:r>
      <w:r w:rsidR="00BC3B70">
        <w:rPr>
          <w:rFonts w:ascii="游明朝" w:eastAsia="游明朝" w:hAnsi="游明朝"/>
        </w:rPr>
        <w:t>りますよね</w:t>
      </w:r>
      <w:r w:rsidR="001673C6">
        <w:rPr>
          <w:rFonts w:ascii="游明朝" w:eastAsia="游明朝" w:hAnsi="游明朝" w:hint="eastAsia"/>
        </w:rPr>
        <w:t>.</w:t>
      </w:r>
      <w:r w:rsidR="001673C6">
        <w:rPr>
          <w:rFonts w:ascii="游明朝" w:eastAsia="游明朝" w:hAnsi="游明朝"/>
        </w:rPr>
        <w:t xml:space="preserve"> </w:t>
      </w:r>
      <w:r w:rsidR="00B768CD">
        <w:rPr>
          <w:rFonts w:ascii="游明朝" w:eastAsia="游明朝" w:hAnsi="游明朝"/>
        </w:rPr>
        <w:t>しかし</w:t>
      </w:r>
      <w:r w:rsidR="00B768CD">
        <w:rPr>
          <w:rFonts w:ascii="游明朝" w:eastAsia="游明朝" w:hAnsi="游明朝" w:hint="eastAsia"/>
        </w:rPr>
        <w:t>,</w:t>
      </w:r>
      <w:r w:rsidR="00B768CD">
        <w:rPr>
          <w:rFonts w:ascii="游明朝" w:eastAsia="游明朝" w:hAnsi="游明朝"/>
        </w:rPr>
        <w:t xml:space="preserve"> 筆者は研究費を持っていません</w:t>
      </w:r>
      <w:r w:rsidR="00B768CD">
        <w:rPr>
          <w:rFonts w:ascii="游明朝" w:eastAsia="游明朝" w:hAnsi="游明朝" w:hint="eastAsia"/>
        </w:rPr>
        <w:t>.</w:t>
      </w:r>
      <w:r w:rsidR="00B768CD">
        <w:rPr>
          <w:rFonts w:ascii="游明朝" w:eastAsia="游明朝" w:hAnsi="游明朝"/>
        </w:rPr>
        <w:t xml:space="preserve"> </w:t>
      </w:r>
      <w:r w:rsidR="004E33F8">
        <w:rPr>
          <w:rFonts w:ascii="游明朝" w:eastAsia="游明朝" w:hAnsi="游明朝"/>
        </w:rPr>
        <w:t>申請しようと思ったこともありま</w:t>
      </w:r>
      <w:r w:rsidR="00BC3B70">
        <w:rPr>
          <w:rFonts w:ascii="游明朝" w:eastAsia="游明朝" w:hAnsi="游明朝"/>
        </w:rPr>
        <w:t>した</w:t>
      </w:r>
      <w:r w:rsidR="004E33F8">
        <w:rPr>
          <w:rFonts w:ascii="游明朝" w:eastAsia="游明朝" w:hAnsi="游明朝"/>
        </w:rPr>
        <w:t>が</w:t>
      </w:r>
      <w:r w:rsidR="004E33F8">
        <w:rPr>
          <w:rFonts w:ascii="游明朝" w:eastAsia="游明朝" w:hAnsi="游明朝" w:hint="eastAsia"/>
        </w:rPr>
        <w:t>,</w:t>
      </w:r>
      <w:r w:rsidR="004E33F8">
        <w:rPr>
          <w:rFonts w:ascii="游明朝" w:eastAsia="游明朝" w:hAnsi="游明朝"/>
        </w:rPr>
        <w:t xml:space="preserve"> 申請自体が大変なので後回しにして今に至ります</w:t>
      </w:r>
      <w:r w:rsidR="004E33F8">
        <w:rPr>
          <w:rFonts w:ascii="游明朝" w:eastAsia="游明朝" w:hAnsi="游明朝" w:hint="eastAsia"/>
        </w:rPr>
        <w:t>.</w:t>
      </w:r>
      <w:r w:rsidR="000D32C5">
        <w:rPr>
          <w:rFonts w:ascii="游明朝" w:eastAsia="游明朝" w:hAnsi="游明朝" w:hint="eastAsia"/>
        </w:rPr>
        <w:t xml:space="preserve"> </w:t>
      </w:r>
      <w:r w:rsidR="00BC3B70">
        <w:rPr>
          <w:rFonts w:ascii="游明朝" w:eastAsia="游明朝" w:hAnsi="游明朝" w:hint="eastAsia"/>
        </w:rPr>
        <w:t>では,</w:t>
      </w:r>
      <w:r w:rsidR="00BC3B70">
        <w:rPr>
          <w:rFonts w:ascii="游明朝" w:eastAsia="游明朝" w:hAnsi="游明朝"/>
        </w:rPr>
        <w:t xml:space="preserve"> </w:t>
      </w:r>
      <w:r w:rsidR="004E33F8">
        <w:rPr>
          <w:rFonts w:ascii="游明朝" w:eastAsia="游明朝" w:hAnsi="游明朝"/>
        </w:rPr>
        <w:t>どうやって筆者は資金なしで研究を行っているのかというと</w:t>
      </w:r>
      <w:r w:rsidR="004E33F8">
        <w:rPr>
          <w:rFonts w:ascii="游明朝" w:eastAsia="游明朝" w:hAnsi="游明朝" w:hint="eastAsia"/>
        </w:rPr>
        <w:t>,</w:t>
      </w:r>
      <w:r w:rsidR="004E33F8">
        <w:rPr>
          <w:rFonts w:ascii="游明朝" w:eastAsia="游明朝" w:hAnsi="游明朝"/>
        </w:rPr>
        <w:t xml:space="preserve"> 答えは単純です</w:t>
      </w:r>
      <w:r w:rsidR="004E33F8">
        <w:rPr>
          <w:rFonts w:ascii="游明朝" w:eastAsia="游明朝" w:hAnsi="游明朝" w:hint="eastAsia"/>
        </w:rPr>
        <w:t>.</w:t>
      </w:r>
      <w:r w:rsidR="004E33F8">
        <w:rPr>
          <w:rFonts w:ascii="游明朝" w:eastAsia="游明朝" w:hAnsi="游明朝"/>
        </w:rPr>
        <w:t xml:space="preserve"> お金のかからない</w:t>
      </w:r>
      <w:r w:rsidR="000D32C5">
        <w:rPr>
          <w:rFonts w:ascii="游明朝" w:eastAsia="游明朝" w:hAnsi="游明朝"/>
        </w:rPr>
        <w:t>研究デザインを選んでいます</w:t>
      </w:r>
      <w:r w:rsidR="004E33F8">
        <w:rPr>
          <w:rFonts w:ascii="游明朝" w:eastAsia="游明朝" w:hAnsi="游明朝"/>
        </w:rPr>
        <w:t>.</w:t>
      </w:r>
      <w:r w:rsidR="00C0083A">
        <w:rPr>
          <w:rFonts w:ascii="游明朝" w:eastAsia="游明朝" w:hAnsi="游明朝"/>
        </w:rPr>
        <w:t xml:space="preserve"> 研究費</w:t>
      </w:r>
      <w:r w:rsidR="00BC3B70">
        <w:rPr>
          <w:rFonts w:ascii="游明朝" w:eastAsia="游明朝" w:hAnsi="游明朝"/>
        </w:rPr>
        <w:t>要する研究をする</w:t>
      </w:r>
      <w:r w:rsidR="00C0083A">
        <w:rPr>
          <w:rFonts w:ascii="游明朝" w:eastAsia="游明朝" w:hAnsi="游明朝"/>
        </w:rPr>
        <w:t>には</w:t>
      </w:r>
      <w:r w:rsidR="00C0083A">
        <w:rPr>
          <w:rFonts w:ascii="游明朝" w:eastAsia="游明朝" w:hAnsi="游明朝" w:hint="eastAsia"/>
        </w:rPr>
        <w:t>,</w:t>
      </w:r>
      <w:r w:rsidR="00C0083A">
        <w:rPr>
          <w:rFonts w:ascii="游明朝" w:eastAsia="游明朝" w:hAnsi="游明朝"/>
        </w:rPr>
        <w:t xml:space="preserve"> 研究者の実績が必要なことが多いです. </w:t>
      </w:r>
      <w:r w:rsidR="00BC3B70">
        <w:rPr>
          <w:rFonts w:ascii="游明朝" w:eastAsia="游明朝" w:hAnsi="游明朝"/>
        </w:rPr>
        <w:t>資金提供をする側に立って</w:t>
      </w:r>
      <w:r w:rsidR="00C0083A">
        <w:rPr>
          <w:rFonts w:ascii="游明朝" w:eastAsia="游明朝" w:hAnsi="游明朝"/>
        </w:rPr>
        <w:t>みてください</w:t>
      </w:r>
      <w:r w:rsidR="00C0083A">
        <w:rPr>
          <w:rFonts w:ascii="游明朝" w:eastAsia="游明朝" w:hAnsi="游明朝" w:hint="eastAsia"/>
        </w:rPr>
        <w:t>.</w:t>
      </w:r>
      <w:r w:rsidR="00C0083A">
        <w:rPr>
          <w:rFonts w:ascii="游明朝" w:eastAsia="游明朝" w:hAnsi="游明朝"/>
        </w:rPr>
        <w:t xml:space="preserve"> たとえ申請内容が基準を満たしていても</w:t>
      </w:r>
      <w:r w:rsidR="00C0083A">
        <w:rPr>
          <w:rFonts w:ascii="游明朝" w:eastAsia="游明朝" w:hAnsi="游明朝" w:hint="eastAsia"/>
        </w:rPr>
        <w:t>,</w:t>
      </w:r>
      <w:r w:rsidR="00C0083A">
        <w:rPr>
          <w:rFonts w:ascii="游明朝" w:eastAsia="游明朝" w:hAnsi="游明朝"/>
        </w:rPr>
        <w:t xml:space="preserve"> その申請者の実績がゼロでは</w:t>
      </w:r>
      <w:r w:rsidR="00C0083A">
        <w:rPr>
          <w:rFonts w:ascii="游明朝" w:eastAsia="游明朝" w:hAnsi="游明朝" w:hint="eastAsia"/>
        </w:rPr>
        <w:t>,</w:t>
      </w:r>
      <w:r w:rsidR="00C0083A">
        <w:rPr>
          <w:rFonts w:ascii="游明朝" w:eastAsia="游明朝" w:hAnsi="游明朝"/>
        </w:rPr>
        <w:t xml:space="preserve"> この研究が本当に実現可能か心配になりますよね</w:t>
      </w:r>
      <w:r w:rsidR="00C0083A">
        <w:rPr>
          <w:rFonts w:ascii="游明朝" w:eastAsia="游明朝" w:hAnsi="游明朝" w:hint="eastAsia"/>
        </w:rPr>
        <w:t>.</w:t>
      </w:r>
      <w:r w:rsidR="00C0083A">
        <w:rPr>
          <w:rFonts w:ascii="游明朝" w:eastAsia="游明朝" w:hAnsi="游明朝"/>
        </w:rPr>
        <w:t xml:space="preserve"> 実現可能性の低い研究に対して資金提供を行うことは難しいでしょう</w:t>
      </w:r>
      <w:r w:rsidR="00C0083A">
        <w:rPr>
          <w:rFonts w:ascii="游明朝" w:eastAsia="游明朝" w:hAnsi="游明朝" w:hint="eastAsia"/>
        </w:rPr>
        <w:t>.</w:t>
      </w:r>
      <w:r w:rsidR="00C0083A">
        <w:rPr>
          <w:rFonts w:ascii="游明朝" w:eastAsia="游明朝" w:hAnsi="游明朝"/>
        </w:rPr>
        <w:t xml:space="preserve"> そして</w:t>
      </w:r>
      <w:r w:rsidR="00C0083A">
        <w:rPr>
          <w:rFonts w:ascii="游明朝" w:eastAsia="游明朝" w:hAnsi="游明朝" w:hint="eastAsia"/>
        </w:rPr>
        <w:t>,</w:t>
      </w:r>
      <w:r w:rsidR="00C0083A">
        <w:rPr>
          <w:rFonts w:ascii="游明朝" w:eastAsia="游明朝" w:hAnsi="游明朝"/>
        </w:rPr>
        <w:t xml:space="preserve"> 研究費を獲得できるような研究者はテーマの出し方では困っていないと思います</w:t>
      </w:r>
      <w:r w:rsidR="00C0083A">
        <w:rPr>
          <w:rFonts w:ascii="游明朝" w:eastAsia="游明朝" w:hAnsi="游明朝" w:hint="eastAsia"/>
        </w:rPr>
        <w:t>.</w:t>
      </w:r>
      <w:r w:rsidR="00C0083A">
        <w:rPr>
          <w:rFonts w:ascii="游明朝" w:eastAsia="游明朝" w:hAnsi="游明朝"/>
        </w:rPr>
        <w:t xml:space="preserve"> そこで, 本書は研究費を必要としない研究に焦点を絞ってお話ししてゆきます</w:t>
      </w:r>
      <w:r w:rsidR="00C0083A">
        <w:rPr>
          <w:rFonts w:ascii="游明朝" w:eastAsia="游明朝" w:hAnsi="游明朝" w:hint="eastAsia"/>
        </w:rPr>
        <w:t>.</w:t>
      </w:r>
    </w:p>
    <w:p w14:paraId="2E862C4D" w14:textId="77777777" w:rsidR="004E33F8" w:rsidRPr="000D32C5" w:rsidRDefault="004E33F8" w:rsidP="001F44BF">
      <w:pPr>
        <w:rPr>
          <w:rFonts w:ascii="游明朝" w:eastAsia="游明朝" w:hAnsi="游明朝"/>
        </w:rPr>
      </w:pPr>
    </w:p>
    <w:p w14:paraId="6C5E4369" w14:textId="147E7F77" w:rsidR="004E33F8" w:rsidRDefault="004E33F8" w:rsidP="001F44BF">
      <w:pPr>
        <w:rPr>
          <w:rFonts w:ascii="游明朝" w:eastAsia="游明朝" w:hAnsi="游明朝"/>
        </w:rPr>
      </w:pPr>
      <w:r>
        <w:rPr>
          <w:rFonts w:ascii="游明朝" w:eastAsia="游明朝" w:hAnsi="游明朝"/>
        </w:rPr>
        <w:t>てべ猫「研究ってすごいお金かかるって聞いた</w:t>
      </w:r>
      <w:r>
        <w:rPr>
          <w:rFonts w:ascii="游明朝" w:eastAsia="游明朝" w:hAnsi="游明朝" w:hint="eastAsia"/>
        </w:rPr>
        <w:t>よ？</w:t>
      </w:r>
      <w:r>
        <w:rPr>
          <w:rFonts w:ascii="游明朝" w:eastAsia="游明朝" w:hAnsi="游明朝"/>
        </w:rPr>
        <w:t>」</w:t>
      </w:r>
    </w:p>
    <w:p w14:paraId="329BABBA" w14:textId="0870DBE4" w:rsidR="004E33F8" w:rsidRPr="004E33F8" w:rsidRDefault="004E33F8" w:rsidP="001F44BF">
      <w:pPr>
        <w:rPr>
          <w:rFonts w:ascii="游明朝" w:eastAsia="游明朝" w:hAnsi="游明朝"/>
        </w:rPr>
      </w:pPr>
      <w:r>
        <w:rPr>
          <w:rFonts w:ascii="游明朝" w:eastAsia="游明朝" w:hAnsi="游明朝"/>
        </w:rPr>
        <w:t>ヨミカキ「</w:t>
      </w:r>
      <w:r w:rsidR="00C0083A">
        <w:rPr>
          <w:rFonts w:ascii="游明朝" w:eastAsia="游明朝" w:hAnsi="游明朝"/>
        </w:rPr>
        <w:t>その認識は概ね間違いじゃない</w:t>
      </w:r>
      <w:r w:rsidR="00C0083A">
        <w:rPr>
          <w:rFonts w:ascii="游明朝" w:eastAsia="游明朝" w:hAnsi="游明朝" w:hint="eastAsia"/>
        </w:rPr>
        <w:t>.</w:t>
      </w:r>
      <w:r w:rsidR="00C0083A">
        <w:rPr>
          <w:rFonts w:ascii="游明朝" w:eastAsia="游明朝" w:hAnsi="游明朝"/>
        </w:rPr>
        <w:t xml:space="preserve"> </w:t>
      </w:r>
      <w:r w:rsidR="000D32C5">
        <w:rPr>
          <w:rFonts w:ascii="游明朝" w:eastAsia="游明朝" w:hAnsi="游明朝"/>
        </w:rPr>
        <w:t>特に基礎研究は多大な資金が必要なことが多い</w:t>
      </w:r>
      <w:r w:rsidR="00BC3B70">
        <w:rPr>
          <w:rFonts w:ascii="游明朝" w:eastAsia="游明朝" w:hAnsi="游明朝"/>
        </w:rPr>
        <w:t>からな</w:t>
      </w:r>
      <w:r>
        <w:rPr>
          <w:rFonts w:ascii="游明朝" w:eastAsia="游明朝" w:hAnsi="游明朝"/>
        </w:rPr>
        <w:t>」</w:t>
      </w:r>
    </w:p>
    <w:p w14:paraId="5EF9DB1A" w14:textId="1489B44C" w:rsidR="000F2C58" w:rsidRDefault="00C0083A" w:rsidP="005655C5">
      <w:pPr>
        <w:rPr>
          <w:rFonts w:ascii="游明朝" w:eastAsia="游明朝" w:hAnsi="游明朝"/>
        </w:rPr>
      </w:pPr>
      <w:r>
        <w:rPr>
          <w:rFonts w:ascii="游明朝" w:eastAsia="游明朝" w:hAnsi="游明朝"/>
        </w:rPr>
        <w:t>てべ猫「じゃあ臨床研究ならお金かからないってこと？」</w:t>
      </w:r>
    </w:p>
    <w:p w14:paraId="01D694B7" w14:textId="1E0CF004" w:rsidR="00C0083A" w:rsidRDefault="00C0083A" w:rsidP="005655C5">
      <w:pPr>
        <w:rPr>
          <w:rFonts w:ascii="游明朝" w:eastAsia="游明朝" w:hAnsi="游明朝"/>
        </w:rPr>
      </w:pPr>
      <w:r>
        <w:rPr>
          <w:rFonts w:ascii="游明朝" w:eastAsia="游明朝" w:hAnsi="游明朝"/>
        </w:rPr>
        <w:t>ヨミカキ「いいや</w:t>
      </w:r>
      <w:r>
        <w:rPr>
          <w:rFonts w:ascii="游明朝" w:eastAsia="游明朝" w:hAnsi="游明朝" w:hint="eastAsia"/>
        </w:rPr>
        <w:t>.</w:t>
      </w:r>
      <w:r>
        <w:rPr>
          <w:rFonts w:ascii="游明朝" w:eastAsia="游明朝" w:hAnsi="游明朝"/>
        </w:rPr>
        <w:t xml:space="preserve"> 臨床研究でも検査や治療にかかる費用</w:t>
      </w:r>
      <w:r>
        <w:rPr>
          <w:rFonts w:ascii="游明朝" w:eastAsia="游明朝" w:hAnsi="游明朝" w:hint="eastAsia"/>
        </w:rPr>
        <w:t>や</w:t>
      </w:r>
      <w:r>
        <w:rPr>
          <w:rFonts w:ascii="游明朝" w:eastAsia="游明朝" w:hAnsi="游明朝"/>
        </w:rPr>
        <w:t>患者さんのリクルートに</w:t>
      </w:r>
      <w:r w:rsidR="00BC3B70">
        <w:rPr>
          <w:rFonts w:ascii="游明朝" w:eastAsia="游明朝" w:hAnsi="游明朝"/>
        </w:rPr>
        <w:t>資金</w:t>
      </w:r>
      <w:r>
        <w:rPr>
          <w:rFonts w:ascii="游明朝" w:eastAsia="游明朝" w:hAnsi="游明朝"/>
        </w:rPr>
        <w:t>が必要になることがある」</w:t>
      </w:r>
    </w:p>
    <w:p w14:paraId="576672D4" w14:textId="44B9765C" w:rsidR="00C0083A" w:rsidRPr="00C0083A" w:rsidRDefault="00C0083A" w:rsidP="005655C5">
      <w:pPr>
        <w:rPr>
          <w:rFonts w:ascii="游明朝" w:eastAsia="游明朝" w:hAnsi="游明朝"/>
        </w:rPr>
      </w:pPr>
      <w:r>
        <w:rPr>
          <w:rFonts w:ascii="游明朝" w:eastAsia="游明朝" w:hAnsi="游明朝"/>
        </w:rPr>
        <w:t>てべ猫「じゃあ</w:t>
      </w:r>
      <w:r>
        <w:rPr>
          <w:rFonts w:ascii="游明朝" w:eastAsia="游明朝" w:hAnsi="游明朝" w:hint="eastAsia"/>
        </w:rPr>
        <w:t>,</w:t>
      </w:r>
      <w:r>
        <w:rPr>
          <w:rFonts w:ascii="游明朝" w:eastAsia="游明朝" w:hAnsi="游明朝"/>
        </w:rPr>
        <w:t xml:space="preserve"> 一体どんな研究なら</w:t>
      </w:r>
      <w:r w:rsidR="00F60277">
        <w:rPr>
          <w:rFonts w:ascii="游明朝" w:eastAsia="游明朝" w:hAnsi="游明朝"/>
        </w:rPr>
        <w:t>お金かからないのさ？</w:t>
      </w:r>
      <w:r>
        <w:rPr>
          <w:rFonts w:ascii="游明朝" w:eastAsia="游明朝" w:hAnsi="游明朝"/>
        </w:rPr>
        <w:t>」</w:t>
      </w:r>
    </w:p>
    <w:p w14:paraId="72C665AA" w14:textId="77777777" w:rsidR="006D1506" w:rsidRPr="00F60277" w:rsidRDefault="006D1506" w:rsidP="005655C5">
      <w:pPr>
        <w:rPr>
          <w:rFonts w:ascii="游明朝" w:eastAsia="游明朝" w:hAnsi="游明朝"/>
          <w:b/>
        </w:rPr>
      </w:pPr>
    </w:p>
    <w:p w14:paraId="5C68B36F" w14:textId="3ADFA8A4" w:rsidR="004D7806" w:rsidRPr="009F3F19" w:rsidRDefault="004E33F8" w:rsidP="004D7806">
      <w:pPr>
        <w:rPr>
          <w:rFonts w:ascii="游明朝" w:eastAsia="游明朝" w:hAnsi="游明朝"/>
          <w:b/>
        </w:rPr>
      </w:pPr>
      <w:r>
        <w:rPr>
          <w:rFonts w:ascii="游明朝" w:eastAsia="游明朝" w:hAnsi="游明朝"/>
          <w:b/>
        </w:rPr>
        <w:t>資金を必要としない研究とは</w:t>
      </w:r>
    </w:p>
    <w:p w14:paraId="21BE97F7" w14:textId="74CC7B5B" w:rsidR="009F3F19" w:rsidRDefault="00F60277" w:rsidP="004D7806">
      <w:pPr>
        <w:rPr>
          <w:rFonts w:ascii="游明朝" w:eastAsia="游明朝" w:hAnsi="游明朝"/>
        </w:rPr>
      </w:pPr>
      <w:r>
        <w:rPr>
          <w:rFonts w:ascii="游明朝" w:eastAsia="游明朝" w:hAnsi="游明朝"/>
        </w:rPr>
        <w:t xml:space="preserve">　資金を必要としない研究についてお話しする前に</w:t>
      </w:r>
      <w:r>
        <w:rPr>
          <w:rFonts w:ascii="游明朝" w:eastAsia="游明朝" w:hAnsi="游明朝" w:hint="eastAsia"/>
        </w:rPr>
        <w:t>,</w:t>
      </w:r>
      <w:r>
        <w:rPr>
          <w:rFonts w:ascii="游明朝" w:eastAsia="游明朝" w:hAnsi="游明朝"/>
        </w:rPr>
        <w:t xml:space="preserve"> 逆に臨床研究で資金が必要な研究を考えてみましょう</w:t>
      </w:r>
      <w:r>
        <w:rPr>
          <w:rFonts w:ascii="游明朝" w:eastAsia="游明朝" w:hAnsi="游明朝" w:hint="eastAsia"/>
        </w:rPr>
        <w:t>.</w:t>
      </w:r>
    </w:p>
    <w:p w14:paraId="0E94641F" w14:textId="77777777" w:rsidR="00307FC1" w:rsidRDefault="00307FC1" w:rsidP="004D7806">
      <w:pPr>
        <w:rPr>
          <w:rFonts w:ascii="游明朝" w:eastAsia="游明朝" w:hAnsi="游明朝"/>
        </w:rPr>
      </w:pPr>
    </w:p>
    <w:p w14:paraId="63A54585" w14:textId="55420C67" w:rsidR="00F60277" w:rsidRDefault="00307FC1" w:rsidP="004D7806">
      <w:pPr>
        <w:rPr>
          <w:rFonts w:ascii="游明朝" w:eastAsia="游明朝" w:hAnsi="游明朝"/>
        </w:rPr>
      </w:pPr>
      <w:r>
        <w:rPr>
          <w:rFonts w:ascii="游明朝" w:eastAsia="游明朝" w:hAnsi="游明朝"/>
        </w:rPr>
        <w:t>【</w:t>
      </w:r>
      <w:r w:rsidR="00F60277">
        <w:rPr>
          <w:rFonts w:ascii="游明朝" w:eastAsia="游明朝" w:hAnsi="游明朝"/>
        </w:rPr>
        <w:t>例</w:t>
      </w:r>
      <w:r>
        <w:rPr>
          <w:rFonts w:ascii="游明朝" w:eastAsia="游明朝" w:hAnsi="游明朝" w:hint="eastAsia"/>
        </w:rPr>
        <w:t>】</w:t>
      </w:r>
      <w:r w:rsidR="00F60277">
        <w:rPr>
          <w:rFonts w:ascii="游明朝" w:eastAsia="游明朝" w:hAnsi="游明朝" w:hint="eastAsia"/>
        </w:rPr>
        <w:t>新たな検査方法の開発</w:t>
      </w:r>
      <w:r>
        <w:rPr>
          <w:rFonts w:ascii="游明朝" w:eastAsia="游明朝" w:hAnsi="游明朝" w:hint="eastAsia"/>
        </w:rPr>
        <w:t>・その１</w:t>
      </w:r>
    </w:p>
    <w:p w14:paraId="5237614B" w14:textId="73D653D7" w:rsidR="00F60277" w:rsidRDefault="00F60277" w:rsidP="00F60277">
      <w:pPr>
        <w:ind w:firstLineChars="100" w:firstLine="210"/>
        <w:rPr>
          <w:rFonts w:ascii="游明朝" w:eastAsia="游明朝" w:hAnsi="游明朝"/>
        </w:rPr>
      </w:pPr>
      <w:r>
        <w:rPr>
          <w:rFonts w:ascii="游明朝" w:eastAsia="游明朝" w:hAnsi="游明朝"/>
        </w:rPr>
        <w:lastRenderedPageBreak/>
        <w:t>検査</w:t>
      </w:r>
      <w:r>
        <w:rPr>
          <w:rFonts w:ascii="游明朝" w:eastAsia="游明朝" w:hAnsi="游明朝" w:hint="eastAsia"/>
        </w:rPr>
        <w:t>A</w:t>
      </w:r>
      <w:r>
        <w:rPr>
          <w:rFonts w:ascii="游明朝" w:eastAsia="游明朝" w:hAnsi="游明朝"/>
        </w:rPr>
        <w:t>による疾患Ｘを診断する精度を検討する研究を考えましょう</w:t>
      </w:r>
      <w:r>
        <w:rPr>
          <w:rFonts w:ascii="游明朝" w:eastAsia="游明朝" w:hAnsi="游明朝" w:hint="eastAsia"/>
        </w:rPr>
        <w:t>.</w:t>
      </w:r>
      <w:r>
        <w:rPr>
          <w:rFonts w:ascii="游明朝" w:eastAsia="游明朝" w:hAnsi="游明朝"/>
        </w:rPr>
        <w:t xml:space="preserve"> この検査</w:t>
      </w:r>
      <w:r>
        <w:rPr>
          <w:rFonts w:ascii="游明朝" w:eastAsia="游明朝" w:hAnsi="游明朝" w:hint="eastAsia"/>
        </w:rPr>
        <w:t>Aが保険適応外で,</w:t>
      </w:r>
      <w:r>
        <w:rPr>
          <w:rFonts w:ascii="游明朝" w:eastAsia="游明朝" w:hAnsi="游明朝"/>
        </w:rPr>
        <w:t xml:space="preserve"> </w:t>
      </w:r>
      <w:r w:rsidR="002A750D">
        <w:rPr>
          <w:rFonts w:ascii="游明朝" w:eastAsia="游明朝" w:hAnsi="游明朝"/>
        </w:rPr>
        <w:t>研究目的で</w:t>
      </w:r>
      <w:r>
        <w:rPr>
          <w:rFonts w:ascii="游明朝" w:eastAsia="游明朝" w:hAnsi="游明朝"/>
        </w:rPr>
        <w:t>前向きに</w:t>
      </w:r>
      <w:r w:rsidR="002A750D">
        <w:rPr>
          <w:rFonts w:ascii="游明朝" w:eastAsia="游明朝" w:hAnsi="游明朝"/>
        </w:rPr>
        <w:t>実施する場合</w:t>
      </w:r>
      <w:r>
        <w:rPr>
          <w:rFonts w:ascii="游明朝" w:eastAsia="游明朝" w:hAnsi="游明朝" w:hint="eastAsia"/>
        </w:rPr>
        <w:t>,</w:t>
      </w:r>
      <w:r>
        <w:rPr>
          <w:rFonts w:ascii="游明朝" w:eastAsia="游明朝" w:hAnsi="游明朝"/>
        </w:rPr>
        <w:t xml:space="preserve"> </w:t>
      </w:r>
      <w:r w:rsidR="002A750D">
        <w:rPr>
          <w:rFonts w:ascii="游明朝" w:eastAsia="游明朝" w:hAnsi="游明朝"/>
        </w:rPr>
        <w:t>通常診療では不要な検査になるため</w:t>
      </w:r>
      <w:r w:rsidR="002A750D">
        <w:rPr>
          <w:rFonts w:ascii="游明朝" w:eastAsia="游明朝" w:hAnsi="游明朝" w:hint="eastAsia"/>
        </w:rPr>
        <w:t>,</w:t>
      </w:r>
      <w:r w:rsidR="00BC3B70">
        <w:rPr>
          <w:rFonts w:ascii="游明朝" w:eastAsia="游明朝" w:hAnsi="游明朝"/>
        </w:rPr>
        <w:t xml:space="preserve"> </w:t>
      </w:r>
      <w:r w:rsidR="002A750D">
        <w:rPr>
          <w:rFonts w:ascii="游明朝" w:eastAsia="游明朝" w:hAnsi="游明朝"/>
        </w:rPr>
        <w:t>検査費用</w:t>
      </w:r>
      <w:r w:rsidR="002A750D">
        <w:rPr>
          <w:rFonts w:ascii="游明朝" w:eastAsia="游明朝" w:hAnsi="游明朝" w:hint="eastAsia"/>
        </w:rPr>
        <w:t>は</w:t>
      </w:r>
      <w:r w:rsidR="002A750D">
        <w:rPr>
          <w:rFonts w:ascii="游明朝" w:eastAsia="游明朝" w:hAnsi="游明朝"/>
        </w:rPr>
        <w:t>研究費で賄うの</w:t>
      </w:r>
      <w:r>
        <w:rPr>
          <w:rFonts w:ascii="游明朝" w:eastAsia="游明朝" w:hAnsi="游明朝"/>
        </w:rPr>
        <w:t>が一般的</w:t>
      </w:r>
      <w:r w:rsidR="002A750D">
        <w:rPr>
          <w:rFonts w:ascii="游明朝" w:eastAsia="游明朝" w:hAnsi="游明朝"/>
        </w:rPr>
        <w:t>で</w:t>
      </w:r>
      <w:r>
        <w:rPr>
          <w:rFonts w:ascii="游明朝" w:eastAsia="游明朝" w:hAnsi="游明朝"/>
        </w:rPr>
        <w:t>す</w:t>
      </w:r>
      <w:r>
        <w:rPr>
          <w:rFonts w:ascii="游明朝" w:eastAsia="游明朝" w:hAnsi="游明朝" w:hint="eastAsia"/>
        </w:rPr>
        <w:t>.</w:t>
      </w:r>
      <w:r>
        <w:rPr>
          <w:rFonts w:ascii="游明朝" w:eastAsia="游明朝" w:hAnsi="游明朝"/>
        </w:rPr>
        <w:t xml:space="preserve"> 一方で</w:t>
      </w:r>
      <w:r>
        <w:rPr>
          <w:rFonts w:ascii="游明朝" w:eastAsia="游明朝" w:hAnsi="游明朝" w:hint="eastAsia"/>
        </w:rPr>
        <w:t>,</w:t>
      </w:r>
      <w:r>
        <w:rPr>
          <w:rFonts w:ascii="游明朝" w:eastAsia="游明朝" w:hAnsi="游明朝"/>
        </w:rPr>
        <w:t xml:space="preserve"> 後ろ向き研究として</w:t>
      </w:r>
      <w:r>
        <w:rPr>
          <w:rFonts w:ascii="游明朝" w:eastAsia="游明朝" w:hAnsi="游明朝" w:hint="eastAsia"/>
        </w:rPr>
        <w:t>過去に測定した患者さんを収集する場合には費用はかかりません.</w:t>
      </w:r>
    </w:p>
    <w:p w14:paraId="02EE648F" w14:textId="77777777" w:rsidR="00307FC1" w:rsidRDefault="00307FC1" w:rsidP="00307FC1">
      <w:pPr>
        <w:rPr>
          <w:rFonts w:ascii="游明朝" w:eastAsia="游明朝" w:hAnsi="游明朝"/>
        </w:rPr>
      </w:pPr>
    </w:p>
    <w:p w14:paraId="0D1C39B7" w14:textId="6D6F96F7" w:rsidR="00307FC1" w:rsidRDefault="00307FC1" w:rsidP="00307FC1">
      <w:pPr>
        <w:rPr>
          <w:rFonts w:ascii="游明朝" w:eastAsia="游明朝" w:hAnsi="游明朝"/>
        </w:rPr>
      </w:pPr>
      <w:r>
        <w:rPr>
          <w:rFonts w:ascii="游明朝" w:eastAsia="游明朝" w:hAnsi="游明朝"/>
        </w:rPr>
        <w:t>【例</w:t>
      </w:r>
      <w:r>
        <w:rPr>
          <w:rFonts w:ascii="游明朝" w:eastAsia="游明朝" w:hAnsi="游明朝" w:hint="eastAsia"/>
        </w:rPr>
        <w:t>】新たな検査方法の開発・その２</w:t>
      </w:r>
    </w:p>
    <w:p w14:paraId="6CFF6934" w14:textId="118AC0A7" w:rsidR="00307FC1" w:rsidRDefault="00307FC1" w:rsidP="00307FC1">
      <w:pPr>
        <w:rPr>
          <w:rFonts w:ascii="游明朝" w:eastAsia="游明朝" w:hAnsi="游明朝"/>
        </w:rPr>
      </w:pPr>
      <w:r>
        <w:rPr>
          <w:rFonts w:ascii="游明朝" w:eastAsia="游明朝" w:hAnsi="游明朝"/>
        </w:rPr>
        <w:t xml:space="preserve">　検査Ａを行うために</w:t>
      </w:r>
      <w:r>
        <w:rPr>
          <w:rFonts w:ascii="游明朝" w:eastAsia="游明朝" w:hAnsi="游明朝" w:hint="eastAsia"/>
        </w:rPr>
        <w:t>,</w:t>
      </w:r>
      <w:r>
        <w:rPr>
          <w:rFonts w:ascii="游明朝" w:eastAsia="游明朝" w:hAnsi="游明朝"/>
        </w:rPr>
        <w:t xml:space="preserve"> 特別な検査機器が必要な場合を考えてみましょう</w:t>
      </w:r>
      <w:r>
        <w:rPr>
          <w:rFonts w:ascii="游明朝" w:eastAsia="游明朝" w:hAnsi="游明朝" w:hint="eastAsia"/>
        </w:rPr>
        <w:t>.</w:t>
      </w:r>
      <w:r>
        <w:rPr>
          <w:rFonts w:ascii="游明朝" w:eastAsia="游明朝" w:hAnsi="游明朝"/>
        </w:rPr>
        <w:t xml:space="preserve"> だいたい医療機器は高額で</w:t>
      </w:r>
      <w:r w:rsidR="0039401F">
        <w:rPr>
          <w:rFonts w:ascii="游明朝" w:eastAsia="游明朝" w:hAnsi="游明朝"/>
        </w:rPr>
        <w:t>あり</w:t>
      </w:r>
      <w:r w:rsidR="0039401F">
        <w:rPr>
          <w:rFonts w:ascii="游明朝" w:eastAsia="游明朝" w:hAnsi="游明朝" w:hint="eastAsia"/>
        </w:rPr>
        <w:t>,</w:t>
      </w:r>
      <w:r>
        <w:rPr>
          <w:rFonts w:ascii="游明朝" w:eastAsia="游明朝" w:hAnsi="游明朝"/>
        </w:rPr>
        <w:t xml:space="preserve"> その機器</w:t>
      </w:r>
      <w:r>
        <w:rPr>
          <w:rFonts w:ascii="游明朝" w:eastAsia="游明朝" w:hAnsi="游明朝" w:hint="eastAsia"/>
        </w:rPr>
        <w:t>の購入,</w:t>
      </w:r>
      <w:r>
        <w:rPr>
          <w:rFonts w:ascii="游明朝" w:eastAsia="游明朝" w:hAnsi="游明朝"/>
        </w:rPr>
        <w:t xml:space="preserve"> あるいはレンタル代は</w:t>
      </w:r>
      <w:r w:rsidR="0039401F">
        <w:rPr>
          <w:rFonts w:ascii="游明朝" w:eastAsia="游明朝" w:hAnsi="游明朝"/>
        </w:rPr>
        <w:t>もちろん研究費です</w:t>
      </w:r>
      <w:r w:rsidR="0039401F">
        <w:rPr>
          <w:rFonts w:ascii="游明朝" w:eastAsia="游明朝" w:hAnsi="游明朝" w:hint="eastAsia"/>
        </w:rPr>
        <w:t>.</w:t>
      </w:r>
      <w:r w:rsidR="0039401F">
        <w:rPr>
          <w:rFonts w:ascii="游明朝" w:eastAsia="游明朝" w:hAnsi="游明朝"/>
        </w:rPr>
        <w:t xml:space="preserve"> ただし</w:t>
      </w:r>
      <w:r w:rsidR="0039401F">
        <w:rPr>
          <w:rFonts w:ascii="游明朝" w:eastAsia="游明朝" w:hAnsi="游明朝" w:hint="eastAsia"/>
        </w:rPr>
        <w:t>,</w:t>
      </w:r>
      <w:r w:rsidR="0039401F">
        <w:rPr>
          <w:rFonts w:ascii="游明朝" w:eastAsia="游明朝" w:hAnsi="游明朝"/>
        </w:rPr>
        <w:t xml:space="preserve"> その医療機器が院内にあって</w:t>
      </w:r>
      <w:r w:rsidR="0039401F">
        <w:rPr>
          <w:rFonts w:ascii="游明朝" w:eastAsia="游明朝" w:hAnsi="游明朝" w:hint="eastAsia"/>
        </w:rPr>
        <w:t>,</w:t>
      </w:r>
      <w:r w:rsidR="0039401F">
        <w:rPr>
          <w:rFonts w:ascii="游明朝" w:eastAsia="游明朝" w:hAnsi="游明朝"/>
        </w:rPr>
        <w:t xml:space="preserve"> 研究に使用できる場合は資金の必要はありません</w:t>
      </w:r>
      <w:r w:rsidR="0039401F">
        <w:rPr>
          <w:rFonts w:ascii="游明朝" w:eastAsia="游明朝" w:hAnsi="游明朝" w:hint="eastAsia"/>
        </w:rPr>
        <w:t>.</w:t>
      </w:r>
    </w:p>
    <w:p w14:paraId="130D8DA1" w14:textId="77777777" w:rsidR="0039401F" w:rsidRDefault="0039401F" w:rsidP="00307FC1">
      <w:pPr>
        <w:rPr>
          <w:rFonts w:ascii="游明朝" w:eastAsia="游明朝" w:hAnsi="游明朝"/>
        </w:rPr>
      </w:pPr>
    </w:p>
    <w:p w14:paraId="7EDDFB0A" w14:textId="3E9C1F6F" w:rsidR="0039401F" w:rsidRDefault="0039401F" w:rsidP="0039401F">
      <w:pPr>
        <w:rPr>
          <w:rFonts w:ascii="游明朝" w:eastAsia="游明朝" w:hAnsi="游明朝"/>
        </w:rPr>
      </w:pPr>
      <w:r>
        <w:rPr>
          <w:rFonts w:ascii="游明朝" w:eastAsia="游明朝" w:hAnsi="游明朝"/>
        </w:rPr>
        <w:t>【例</w:t>
      </w:r>
      <w:r>
        <w:rPr>
          <w:rFonts w:ascii="游明朝" w:eastAsia="游明朝" w:hAnsi="游明朝" w:hint="eastAsia"/>
        </w:rPr>
        <w:t>】新たな治療法の開発</w:t>
      </w:r>
    </w:p>
    <w:p w14:paraId="09FF0D7E" w14:textId="12AB4802" w:rsidR="0039401F" w:rsidRDefault="0039401F" w:rsidP="00307FC1">
      <w:pPr>
        <w:rPr>
          <w:rFonts w:ascii="游明朝" w:eastAsia="游明朝" w:hAnsi="游明朝"/>
        </w:rPr>
      </w:pPr>
      <w:r>
        <w:rPr>
          <w:rFonts w:ascii="游明朝" w:eastAsia="游明朝" w:hAnsi="游明朝" w:hint="eastAsia"/>
        </w:rPr>
        <w:t xml:space="preserve">　</w:t>
      </w:r>
      <w:r w:rsidR="00F9755C">
        <w:rPr>
          <w:rFonts w:ascii="游明朝" w:eastAsia="游明朝" w:hAnsi="游明朝" w:hint="eastAsia"/>
        </w:rPr>
        <w:t>新たな治療薬の使用は基本的に治験となり,</w:t>
      </w:r>
      <w:r w:rsidR="00F9755C">
        <w:rPr>
          <w:rFonts w:ascii="游明朝" w:eastAsia="游明朝" w:hAnsi="游明朝"/>
        </w:rPr>
        <w:t xml:space="preserve"> 企業主体で進められます</w:t>
      </w:r>
      <w:r w:rsidR="00F9755C">
        <w:rPr>
          <w:rFonts w:ascii="游明朝" w:eastAsia="游明朝" w:hAnsi="游明朝" w:hint="eastAsia"/>
        </w:rPr>
        <w:t>.</w:t>
      </w:r>
      <w:r w:rsidR="00F9755C">
        <w:rPr>
          <w:rFonts w:ascii="游明朝" w:eastAsia="游明朝" w:hAnsi="游明朝"/>
        </w:rPr>
        <w:t xml:space="preserve"> そもそも個人で治療薬</w:t>
      </w:r>
      <w:r w:rsidR="002A5DB4">
        <w:rPr>
          <w:rFonts w:ascii="游明朝" w:eastAsia="游明朝" w:hAnsi="游明朝"/>
        </w:rPr>
        <w:t>を開発すること自体が現実的ではありません</w:t>
      </w:r>
      <w:r w:rsidR="002A5DB4">
        <w:rPr>
          <w:rFonts w:ascii="游明朝" w:eastAsia="游明朝" w:hAnsi="游明朝" w:hint="eastAsia"/>
        </w:rPr>
        <w:t>.</w:t>
      </w:r>
      <w:r w:rsidR="002A5DB4">
        <w:rPr>
          <w:rFonts w:ascii="游明朝" w:eastAsia="游明朝" w:hAnsi="游明朝"/>
        </w:rPr>
        <w:t xml:space="preserve"> では</w:t>
      </w:r>
      <w:r w:rsidR="002A5DB4">
        <w:rPr>
          <w:rFonts w:ascii="游明朝" w:eastAsia="游明朝" w:hAnsi="游明朝" w:hint="eastAsia"/>
        </w:rPr>
        <w:t>,</w:t>
      </w:r>
      <w:r w:rsidR="002A5DB4">
        <w:rPr>
          <w:rFonts w:ascii="游明朝" w:eastAsia="游明朝" w:hAnsi="游明朝"/>
        </w:rPr>
        <w:t xml:space="preserve"> 既存の治療薬を別の疾患や</w:t>
      </w:r>
      <w:r w:rsidR="00BC3B70">
        <w:rPr>
          <w:rFonts w:ascii="游明朝" w:eastAsia="游明朝" w:hAnsi="游明朝" w:hint="eastAsia"/>
        </w:rPr>
        <w:t>機会に</w:t>
      </w:r>
      <w:r w:rsidR="002A5DB4">
        <w:rPr>
          <w:rFonts w:ascii="游明朝" w:eastAsia="游明朝" w:hAnsi="游明朝"/>
        </w:rPr>
        <w:t>使用する場合はどうでしょうか</w:t>
      </w:r>
      <w:r w:rsidR="00BC3B70">
        <w:rPr>
          <w:rFonts w:ascii="游明朝" w:eastAsia="游明朝" w:hAnsi="游明朝" w:hint="eastAsia"/>
        </w:rPr>
        <w:t>.</w:t>
      </w:r>
      <w:r w:rsidR="00BC3B70">
        <w:rPr>
          <w:rFonts w:ascii="游明朝" w:eastAsia="游明朝" w:hAnsi="游明朝"/>
        </w:rPr>
        <w:t xml:space="preserve"> </w:t>
      </w:r>
      <w:r w:rsidR="002A5DB4">
        <w:rPr>
          <w:rFonts w:ascii="游明朝" w:eastAsia="游明朝" w:hAnsi="游明朝" w:hint="eastAsia"/>
        </w:rPr>
        <w:t>例えば,</w:t>
      </w:r>
      <w:r w:rsidR="002A5DB4">
        <w:rPr>
          <w:rFonts w:ascii="游明朝" w:eastAsia="游明朝" w:hAnsi="游明朝"/>
        </w:rPr>
        <w:t xml:space="preserve"> 気管支鏡検査前後に抗菌薬投与の有用性を検討する研究が挙げられます</w:t>
      </w:r>
      <w:r w:rsidR="002A5DB4">
        <w:rPr>
          <w:rFonts w:ascii="游明朝" w:eastAsia="游明朝" w:hAnsi="游明朝" w:hint="eastAsia"/>
        </w:rPr>
        <w:t>.</w:t>
      </w:r>
      <w:r w:rsidR="002A5DB4">
        <w:rPr>
          <w:rFonts w:ascii="游明朝" w:eastAsia="游明朝" w:hAnsi="游明朝"/>
        </w:rPr>
        <w:t xml:space="preserve"> </w:t>
      </w:r>
      <w:r w:rsidR="002A750D">
        <w:rPr>
          <w:rFonts w:ascii="游明朝" w:eastAsia="游明朝" w:hAnsi="游明朝"/>
        </w:rPr>
        <w:t>既存の薬剤</w:t>
      </w:r>
      <w:r w:rsidR="00BC3B70">
        <w:rPr>
          <w:rFonts w:ascii="游明朝" w:eastAsia="游明朝" w:hAnsi="游明朝"/>
        </w:rPr>
        <w:t>でも</w:t>
      </w:r>
      <w:r w:rsidR="002A750D">
        <w:rPr>
          <w:rFonts w:ascii="游明朝" w:eastAsia="游明朝" w:hAnsi="游明朝"/>
        </w:rPr>
        <w:t>研究目的で保険診療外の使用を行う</w:t>
      </w:r>
      <w:r w:rsidR="002A5DB4">
        <w:rPr>
          <w:rFonts w:ascii="游明朝" w:eastAsia="游明朝" w:hAnsi="游明朝"/>
        </w:rPr>
        <w:t>場合は研究費から資金を</w:t>
      </w:r>
      <w:r w:rsidR="002A750D">
        <w:rPr>
          <w:rFonts w:ascii="游明朝" w:eastAsia="游明朝" w:hAnsi="游明朝"/>
        </w:rPr>
        <w:t>捻出する方が良いでしょう</w:t>
      </w:r>
      <w:r w:rsidR="002A5DB4">
        <w:rPr>
          <w:rFonts w:ascii="游明朝" w:eastAsia="游明朝" w:hAnsi="游明朝" w:hint="eastAsia"/>
        </w:rPr>
        <w:t>.</w:t>
      </w:r>
      <w:r w:rsidR="002A5DB4">
        <w:rPr>
          <w:rFonts w:ascii="游明朝" w:eastAsia="游明朝" w:hAnsi="游明朝"/>
        </w:rPr>
        <w:t xml:space="preserve"> </w:t>
      </w:r>
    </w:p>
    <w:p w14:paraId="7171A18C" w14:textId="77777777" w:rsidR="002A5DB4" w:rsidRDefault="002A5DB4" w:rsidP="00307FC1">
      <w:pPr>
        <w:rPr>
          <w:rFonts w:ascii="游明朝" w:eastAsia="游明朝" w:hAnsi="游明朝"/>
        </w:rPr>
      </w:pPr>
    </w:p>
    <w:p w14:paraId="062C709E" w14:textId="07E9277B" w:rsidR="00BC1E5F" w:rsidRDefault="00BC1E5F" w:rsidP="00BC1E5F">
      <w:pPr>
        <w:rPr>
          <w:rFonts w:ascii="游明朝" w:eastAsia="游明朝" w:hAnsi="游明朝"/>
        </w:rPr>
      </w:pPr>
      <w:r>
        <w:rPr>
          <w:rFonts w:ascii="游明朝" w:eastAsia="游明朝" w:hAnsi="游明朝"/>
        </w:rPr>
        <w:t>【例</w:t>
      </w:r>
      <w:r>
        <w:rPr>
          <w:rFonts w:ascii="游明朝" w:eastAsia="游明朝" w:hAnsi="游明朝" w:hint="eastAsia"/>
        </w:rPr>
        <w:t>】多機関共同研究</w:t>
      </w:r>
    </w:p>
    <w:p w14:paraId="05674364" w14:textId="3EEF2771" w:rsidR="00BC1E5F" w:rsidRPr="00BC1E5F" w:rsidRDefault="00BC1E5F" w:rsidP="00307FC1">
      <w:pPr>
        <w:rPr>
          <w:rFonts w:ascii="游明朝" w:eastAsia="游明朝" w:hAnsi="游明朝"/>
        </w:rPr>
      </w:pPr>
      <w:r>
        <w:rPr>
          <w:rFonts w:ascii="游明朝" w:eastAsia="游明朝" w:hAnsi="游明朝"/>
        </w:rPr>
        <w:t xml:space="preserve">　自施設のみでなく</w:t>
      </w:r>
      <w:r>
        <w:rPr>
          <w:rFonts w:ascii="游明朝" w:eastAsia="游明朝" w:hAnsi="游明朝" w:hint="eastAsia"/>
        </w:rPr>
        <w:t>,</w:t>
      </w:r>
      <w:r>
        <w:rPr>
          <w:rFonts w:ascii="游明朝" w:eastAsia="游明朝" w:hAnsi="游明朝"/>
        </w:rPr>
        <w:t xml:space="preserve"> </w:t>
      </w:r>
      <w:r w:rsidR="002A750D">
        <w:rPr>
          <w:rFonts w:ascii="游明朝" w:eastAsia="游明朝" w:hAnsi="游明朝"/>
        </w:rPr>
        <w:t>他</w:t>
      </w:r>
      <w:r>
        <w:rPr>
          <w:rFonts w:ascii="游明朝" w:eastAsia="游明朝" w:hAnsi="游明朝"/>
        </w:rPr>
        <w:t>施設にもご協力いただき</w:t>
      </w:r>
      <w:r>
        <w:rPr>
          <w:rFonts w:ascii="游明朝" w:eastAsia="游明朝" w:hAnsi="游明朝" w:hint="eastAsia"/>
        </w:rPr>
        <w:t>,</w:t>
      </w:r>
      <w:r>
        <w:rPr>
          <w:rFonts w:ascii="游明朝" w:eastAsia="游明朝" w:hAnsi="游明朝"/>
        </w:rPr>
        <w:t xml:space="preserve"> データを収集する方法を</w:t>
      </w:r>
      <w:r>
        <w:rPr>
          <w:rFonts w:ascii="游明朝" w:eastAsia="游明朝" w:hAnsi="游明朝" w:hint="eastAsia"/>
        </w:rPr>
        <w:t>多機関共同研究といいます.</w:t>
      </w:r>
      <w:r>
        <w:rPr>
          <w:rFonts w:ascii="游明朝" w:eastAsia="游明朝" w:hAnsi="游明朝"/>
        </w:rPr>
        <w:t xml:space="preserve"> 他施設で使用する物品やその郵送料</w:t>
      </w:r>
      <w:r>
        <w:rPr>
          <w:rFonts w:ascii="游明朝" w:eastAsia="游明朝" w:hAnsi="游明朝" w:hint="eastAsia"/>
        </w:rPr>
        <w:t>.</w:t>
      </w:r>
      <w:r>
        <w:rPr>
          <w:rFonts w:ascii="游明朝" w:eastAsia="游明朝" w:hAnsi="游明朝"/>
        </w:rPr>
        <w:t xml:space="preserve"> 自施設へ検体を提供いただく場合は輸送費とその手続きが必要です</w:t>
      </w:r>
      <w:r>
        <w:rPr>
          <w:rFonts w:ascii="游明朝" w:eastAsia="游明朝" w:hAnsi="游明朝" w:hint="eastAsia"/>
        </w:rPr>
        <w:t>.</w:t>
      </w:r>
      <w:r>
        <w:rPr>
          <w:rFonts w:ascii="游明朝" w:eastAsia="游明朝" w:hAnsi="游明朝"/>
        </w:rPr>
        <w:t xml:space="preserve"> ちなみに</w:t>
      </w:r>
      <w:r>
        <w:rPr>
          <w:rFonts w:ascii="游明朝" w:eastAsia="游明朝" w:hAnsi="游明朝" w:hint="eastAsia"/>
        </w:rPr>
        <w:t>,</w:t>
      </w:r>
      <w:r>
        <w:rPr>
          <w:rFonts w:ascii="游明朝" w:eastAsia="游明朝" w:hAnsi="游明朝"/>
        </w:rPr>
        <w:t xml:space="preserve"> 研究目的で他</w:t>
      </w:r>
      <w:r w:rsidR="002A750D">
        <w:rPr>
          <w:rFonts w:ascii="游明朝" w:eastAsia="游明朝" w:hAnsi="游明朝"/>
        </w:rPr>
        <w:t>の施設</w:t>
      </w:r>
      <w:r>
        <w:rPr>
          <w:rFonts w:ascii="游明朝" w:eastAsia="游明朝" w:hAnsi="游明朝"/>
        </w:rPr>
        <w:t>に検体を送って検査して</w:t>
      </w:r>
      <w:r w:rsidR="002A750D">
        <w:rPr>
          <w:rFonts w:ascii="游明朝" w:eastAsia="游明朝" w:hAnsi="游明朝"/>
        </w:rPr>
        <w:t>もらう</w:t>
      </w:r>
      <w:r>
        <w:rPr>
          <w:rFonts w:ascii="游明朝" w:eastAsia="游明朝" w:hAnsi="游明朝"/>
        </w:rPr>
        <w:t>場合も研究費が使われることが多いです</w:t>
      </w:r>
      <w:r>
        <w:rPr>
          <w:rFonts w:ascii="游明朝" w:eastAsia="游明朝" w:hAnsi="游明朝" w:hint="eastAsia"/>
        </w:rPr>
        <w:t>.</w:t>
      </w:r>
      <w:r>
        <w:rPr>
          <w:rFonts w:ascii="游明朝" w:eastAsia="游明朝" w:hAnsi="游明朝"/>
        </w:rPr>
        <w:t xml:space="preserve"> </w:t>
      </w:r>
      <w:r w:rsidR="002A750D">
        <w:rPr>
          <w:rFonts w:ascii="游明朝" w:eastAsia="游明朝" w:hAnsi="游明朝"/>
        </w:rPr>
        <w:t>ただし</w:t>
      </w:r>
      <w:r w:rsidR="002A750D">
        <w:rPr>
          <w:rFonts w:ascii="游明朝" w:eastAsia="游明朝" w:hAnsi="游明朝" w:hint="eastAsia"/>
        </w:rPr>
        <w:t>,</w:t>
      </w:r>
      <w:r w:rsidR="002A750D">
        <w:rPr>
          <w:rFonts w:ascii="游明朝" w:eastAsia="游明朝" w:hAnsi="游明朝"/>
        </w:rPr>
        <w:t xml:space="preserve"> 観察研究で各施設が自施設内のデータを提供するだけの場合は</w:t>
      </w:r>
      <w:r w:rsidR="002A750D">
        <w:rPr>
          <w:rFonts w:ascii="游明朝" w:eastAsia="游明朝" w:hAnsi="游明朝" w:hint="eastAsia"/>
        </w:rPr>
        <w:t>,</w:t>
      </w:r>
      <w:r w:rsidR="002A750D">
        <w:rPr>
          <w:rFonts w:ascii="游明朝" w:eastAsia="游明朝" w:hAnsi="游明朝"/>
        </w:rPr>
        <w:t xml:space="preserve"> 必ずしも費用は発生しないことがあります</w:t>
      </w:r>
      <w:r w:rsidR="002A750D">
        <w:rPr>
          <w:rFonts w:ascii="游明朝" w:eastAsia="游明朝" w:hAnsi="游明朝" w:hint="eastAsia"/>
        </w:rPr>
        <w:t>.</w:t>
      </w:r>
    </w:p>
    <w:p w14:paraId="6590FC50" w14:textId="77777777" w:rsidR="00BC1E5F" w:rsidRDefault="00BC1E5F" w:rsidP="00307FC1">
      <w:pPr>
        <w:rPr>
          <w:rFonts w:ascii="游明朝" w:eastAsia="游明朝" w:hAnsi="游明朝"/>
        </w:rPr>
      </w:pPr>
    </w:p>
    <w:p w14:paraId="2F4F5CCA" w14:textId="746D2352" w:rsidR="002A5DB4" w:rsidRDefault="002A5DB4" w:rsidP="00307FC1">
      <w:pPr>
        <w:rPr>
          <w:rFonts w:ascii="游明朝" w:eastAsia="游明朝" w:hAnsi="游明朝"/>
        </w:rPr>
      </w:pPr>
      <w:r>
        <w:rPr>
          <w:rFonts w:ascii="游明朝" w:eastAsia="游明朝" w:hAnsi="游明朝"/>
        </w:rPr>
        <w:t>ヨミカキ「以上の研究は倫理委員会による承認を得ている前提でお話ししています」</w:t>
      </w:r>
    </w:p>
    <w:p w14:paraId="47E02DE2" w14:textId="77777777" w:rsidR="00F9755C" w:rsidRPr="002A5DB4" w:rsidRDefault="00F9755C" w:rsidP="00307FC1">
      <w:pPr>
        <w:rPr>
          <w:rFonts w:ascii="游明朝" w:eastAsia="游明朝" w:hAnsi="游明朝"/>
        </w:rPr>
      </w:pPr>
    </w:p>
    <w:p w14:paraId="33299089" w14:textId="28A52808" w:rsidR="00F60277" w:rsidRDefault="00BC1E5F" w:rsidP="00F60277">
      <w:pPr>
        <w:rPr>
          <w:rFonts w:ascii="游明朝" w:eastAsia="游明朝" w:hAnsi="游明朝"/>
        </w:rPr>
      </w:pPr>
      <w:r>
        <w:rPr>
          <w:rFonts w:ascii="游明朝" w:eastAsia="游明朝" w:hAnsi="游明朝" w:hint="eastAsia"/>
        </w:rPr>
        <w:t xml:space="preserve">　以上のように,</w:t>
      </w:r>
      <w:r>
        <w:rPr>
          <w:rFonts w:ascii="游明朝" w:eastAsia="游明朝" w:hAnsi="游明朝"/>
        </w:rPr>
        <w:t xml:space="preserve"> </w:t>
      </w:r>
      <w:r>
        <w:rPr>
          <w:rFonts w:ascii="游明朝" w:eastAsia="游明朝" w:hAnsi="游明朝" w:hint="eastAsia"/>
        </w:rPr>
        <w:t>同じ研究目的でも研究デザインや環境によって資金の必要性が変わります.</w:t>
      </w:r>
      <w:r>
        <w:rPr>
          <w:rFonts w:ascii="游明朝" w:eastAsia="游明朝" w:hAnsi="游明朝"/>
        </w:rPr>
        <w:t xml:space="preserve"> 特に</w:t>
      </w:r>
      <w:r w:rsidR="003F670F">
        <w:rPr>
          <w:rFonts w:ascii="游明朝" w:eastAsia="游明朝" w:hAnsi="游明朝"/>
        </w:rPr>
        <w:t>後ろ向き研究は費用がかからないことが一般的です</w:t>
      </w:r>
      <w:r w:rsidR="003F670F">
        <w:rPr>
          <w:rFonts w:ascii="游明朝" w:eastAsia="游明朝" w:hAnsi="游明朝" w:hint="eastAsia"/>
        </w:rPr>
        <w:t>.</w:t>
      </w:r>
      <w:r w:rsidR="003F670F">
        <w:rPr>
          <w:rFonts w:ascii="游明朝" w:eastAsia="游明朝" w:hAnsi="游明朝"/>
        </w:rPr>
        <w:t xml:space="preserve"> 前向き研究においても</w:t>
      </w:r>
      <w:r w:rsidR="003F670F">
        <w:rPr>
          <w:rFonts w:ascii="游明朝" w:eastAsia="游明朝" w:hAnsi="游明朝" w:hint="eastAsia"/>
        </w:rPr>
        <w:t>,</w:t>
      </w:r>
      <w:r w:rsidR="003F670F">
        <w:rPr>
          <w:rFonts w:ascii="游明朝" w:eastAsia="游明朝" w:hAnsi="游明朝"/>
        </w:rPr>
        <w:t xml:space="preserve"> 観察研究であれば</w:t>
      </w:r>
      <w:r w:rsidR="003F670F">
        <w:rPr>
          <w:rFonts w:ascii="游明朝" w:eastAsia="游明朝" w:hAnsi="游明朝" w:hint="eastAsia"/>
        </w:rPr>
        <w:t>,</w:t>
      </w:r>
      <w:r w:rsidR="003F670F">
        <w:rPr>
          <w:rFonts w:ascii="游明朝" w:eastAsia="游明朝" w:hAnsi="游明朝"/>
        </w:rPr>
        <w:t xml:space="preserve"> 診療録を利用するだけで完結できます</w:t>
      </w:r>
      <w:r w:rsidR="003F670F">
        <w:rPr>
          <w:rFonts w:ascii="游明朝" w:eastAsia="游明朝" w:hAnsi="游明朝" w:hint="eastAsia"/>
        </w:rPr>
        <w:t>.</w:t>
      </w:r>
      <w:r w:rsidR="003F670F">
        <w:rPr>
          <w:rFonts w:ascii="游明朝" w:eastAsia="游明朝" w:hAnsi="游明朝"/>
        </w:rPr>
        <w:t xml:space="preserve"> さらに介入研究で</w:t>
      </w:r>
      <w:r w:rsidR="005443E2">
        <w:rPr>
          <w:rFonts w:ascii="游明朝" w:eastAsia="游明朝" w:hAnsi="游明朝"/>
        </w:rPr>
        <w:t>あって</w:t>
      </w:r>
      <w:r w:rsidR="003F670F">
        <w:rPr>
          <w:rFonts w:ascii="游明朝" w:eastAsia="游明朝" w:hAnsi="游明朝"/>
        </w:rPr>
        <w:t>も</w:t>
      </w:r>
      <w:r w:rsidR="003F670F">
        <w:rPr>
          <w:rFonts w:ascii="游明朝" w:eastAsia="游明朝" w:hAnsi="游明朝" w:hint="eastAsia"/>
        </w:rPr>
        <w:t>,</w:t>
      </w:r>
      <w:r w:rsidR="003F670F">
        <w:rPr>
          <w:rFonts w:ascii="游明朝" w:eastAsia="游明朝" w:hAnsi="游明朝"/>
        </w:rPr>
        <w:t xml:space="preserve"> </w:t>
      </w:r>
      <w:r w:rsidR="005443E2">
        <w:rPr>
          <w:rFonts w:ascii="游明朝" w:eastAsia="游明朝" w:hAnsi="游明朝"/>
        </w:rPr>
        <w:t>既存の設備を用いる</w:t>
      </w:r>
      <w:r w:rsidR="003F670F">
        <w:rPr>
          <w:rFonts w:ascii="游明朝" w:eastAsia="游明朝" w:hAnsi="游明朝"/>
        </w:rPr>
        <w:t>研究</w:t>
      </w:r>
      <w:r w:rsidR="003F670F">
        <w:rPr>
          <w:rFonts w:ascii="游明朝" w:eastAsia="游明朝" w:hAnsi="游明朝" w:hint="eastAsia"/>
        </w:rPr>
        <w:t>,</w:t>
      </w:r>
      <w:r w:rsidR="003F670F">
        <w:rPr>
          <w:rFonts w:ascii="游明朝" w:eastAsia="游明朝" w:hAnsi="游明朝"/>
        </w:rPr>
        <w:t xml:space="preserve"> </w:t>
      </w:r>
      <w:r w:rsidR="005443E2">
        <w:rPr>
          <w:rFonts w:ascii="游明朝" w:eastAsia="游明朝" w:hAnsi="游明朝"/>
        </w:rPr>
        <w:t>保険診療</w:t>
      </w:r>
      <w:r w:rsidR="00757C98">
        <w:rPr>
          <w:rFonts w:ascii="游明朝" w:eastAsia="游明朝" w:hAnsi="游明朝"/>
        </w:rPr>
        <w:t>の</w:t>
      </w:r>
      <w:r w:rsidR="005443E2">
        <w:rPr>
          <w:rFonts w:ascii="游明朝" w:eastAsia="游明朝" w:hAnsi="游明朝"/>
        </w:rPr>
        <w:t>範囲内で実施できる</w:t>
      </w:r>
      <w:r w:rsidR="00757C98">
        <w:rPr>
          <w:rFonts w:ascii="游明朝" w:eastAsia="游明朝" w:hAnsi="游明朝"/>
        </w:rPr>
        <w:t>研究は費用がかからない場合があります</w:t>
      </w:r>
      <w:r w:rsidR="00757C98">
        <w:rPr>
          <w:rFonts w:ascii="游明朝" w:eastAsia="游明朝" w:hAnsi="游明朝" w:hint="eastAsia"/>
        </w:rPr>
        <w:t>.</w:t>
      </w:r>
      <w:r w:rsidR="00757C98">
        <w:rPr>
          <w:rFonts w:ascii="游明朝" w:eastAsia="游明朝" w:hAnsi="游明朝"/>
        </w:rPr>
        <w:t xml:space="preserve"> </w:t>
      </w:r>
      <w:r w:rsidR="005443E2">
        <w:rPr>
          <w:rFonts w:ascii="游明朝" w:eastAsia="游明朝" w:hAnsi="游明朝"/>
        </w:rPr>
        <w:t>例えば</w:t>
      </w:r>
      <w:r w:rsidR="005443E2">
        <w:rPr>
          <w:rFonts w:ascii="游明朝" w:eastAsia="游明朝" w:hAnsi="游明朝" w:hint="eastAsia"/>
        </w:rPr>
        <w:t>,</w:t>
      </w:r>
      <w:r w:rsidR="005443E2">
        <w:rPr>
          <w:rFonts w:ascii="游明朝" w:eastAsia="游明朝" w:hAnsi="游明朝"/>
        </w:rPr>
        <w:t xml:space="preserve"> </w:t>
      </w:r>
      <w:r w:rsidR="00757C98">
        <w:rPr>
          <w:rFonts w:ascii="游明朝" w:eastAsia="游明朝" w:hAnsi="游明朝"/>
        </w:rPr>
        <w:t>保険診療</w:t>
      </w:r>
      <w:r w:rsidR="005443E2">
        <w:rPr>
          <w:rFonts w:ascii="游明朝" w:eastAsia="游明朝" w:hAnsi="游明朝"/>
        </w:rPr>
        <w:t>として行われている</w:t>
      </w:r>
      <w:r w:rsidR="00757C98">
        <w:rPr>
          <w:rFonts w:ascii="游明朝" w:eastAsia="游明朝" w:hAnsi="游明朝"/>
        </w:rPr>
        <w:t>治療薬の副作用</w:t>
      </w:r>
      <w:r w:rsidR="005443E2">
        <w:rPr>
          <w:rFonts w:ascii="游明朝" w:eastAsia="游明朝" w:hAnsi="游明朝"/>
        </w:rPr>
        <w:t>を</w:t>
      </w:r>
      <w:r w:rsidR="00081659">
        <w:rPr>
          <w:rFonts w:ascii="游明朝" w:eastAsia="游明朝" w:hAnsi="游明朝"/>
        </w:rPr>
        <w:t>評価</w:t>
      </w:r>
      <w:r w:rsidR="005443E2">
        <w:rPr>
          <w:rFonts w:ascii="游明朝" w:eastAsia="游明朝" w:hAnsi="游明朝"/>
        </w:rPr>
        <w:t>する</w:t>
      </w:r>
      <w:r w:rsidR="00757C98">
        <w:rPr>
          <w:rFonts w:ascii="游明朝" w:eastAsia="游明朝" w:hAnsi="游明朝"/>
        </w:rPr>
        <w:t>研究などが</w:t>
      </w:r>
      <w:r w:rsidR="005443E2">
        <w:rPr>
          <w:rFonts w:ascii="游明朝" w:eastAsia="游明朝" w:hAnsi="游明朝"/>
        </w:rPr>
        <w:t>これに該当します</w:t>
      </w:r>
      <w:r w:rsidR="00757C98">
        <w:rPr>
          <w:rFonts w:ascii="游明朝" w:eastAsia="游明朝" w:hAnsi="游明朝"/>
        </w:rPr>
        <w:t xml:space="preserve">. </w:t>
      </w:r>
    </w:p>
    <w:p w14:paraId="2EDEA364" w14:textId="77777777" w:rsidR="00BC1E5F" w:rsidRPr="0039401F" w:rsidRDefault="00BC1E5F" w:rsidP="00F60277">
      <w:pPr>
        <w:rPr>
          <w:rFonts w:ascii="游明朝" w:eastAsia="游明朝" w:hAnsi="游明朝"/>
        </w:rPr>
      </w:pPr>
    </w:p>
    <w:p w14:paraId="12D292B6" w14:textId="55690C6D" w:rsidR="004D7806" w:rsidRDefault="003F670F" w:rsidP="005655C5">
      <w:pPr>
        <w:rPr>
          <w:rFonts w:ascii="游明朝" w:eastAsia="游明朝" w:hAnsi="游明朝"/>
        </w:rPr>
      </w:pPr>
      <w:r>
        <w:rPr>
          <w:rFonts w:ascii="游明朝" w:eastAsia="游明朝" w:hAnsi="游明朝"/>
        </w:rPr>
        <w:t>資金のかからないことが多い研究</w:t>
      </w:r>
    </w:p>
    <w:p w14:paraId="3A0EA151" w14:textId="65AB7856" w:rsidR="003F670F" w:rsidRDefault="003F670F" w:rsidP="005655C5">
      <w:pPr>
        <w:rPr>
          <w:rFonts w:ascii="游明朝" w:eastAsia="游明朝" w:hAnsi="游明朝"/>
        </w:rPr>
      </w:pPr>
      <w:commentRangeStart w:id="0"/>
      <w:r>
        <w:rPr>
          <w:rFonts w:ascii="游明朝" w:eastAsia="游明朝" w:hAnsi="游明朝"/>
        </w:rPr>
        <w:t>・後ろ向き研究</w:t>
      </w:r>
    </w:p>
    <w:p w14:paraId="7E347645" w14:textId="6FFCF78D" w:rsidR="003F670F" w:rsidRDefault="003F670F" w:rsidP="005655C5">
      <w:pPr>
        <w:rPr>
          <w:rFonts w:ascii="游明朝" w:eastAsia="游明朝" w:hAnsi="游明朝"/>
        </w:rPr>
      </w:pPr>
      <w:r>
        <w:rPr>
          <w:rFonts w:ascii="游明朝" w:eastAsia="游明朝" w:hAnsi="游明朝"/>
        </w:rPr>
        <w:t>・前向き研究</w:t>
      </w:r>
      <w:r w:rsidR="00D11B0F" w:rsidRPr="00D11B0F">
        <w:rPr>
          <w:rFonts w:ascii="游明朝" w:eastAsia="游明朝" w:hAnsi="游明朝" w:hint="eastAsia"/>
        </w:rPr>
        <w:t>（以下の条件を満たす場合）</w:t>
      </w:r>
    </w:p>
    <w:p w14:paraId="6C4422C5" w14:textId="3AE0D69F" w:rsidR="003F670F" w:rsidRDefault="003F670F" w:rsidP="005655C5">
      <w:pPr>
        <w:rPr>
          <w:rFonts w:ascii="游明朝" w:eastAsia="游明朝" w:hAnsi="游明朝"/>
        </w:rPr>
      </w:pPr>
      <w:r>
        <w:rPr>
          <w:rFonts w:ascii="游明朝" w:eastAsia="游明朝" w:hAnsi="游明朝"/>
        </w:rPr>
        <w:lastRenderedPageBreak/>
        <w:t xml:space="preserve">　　</w:t>
      </w:r>
      <w:r w:rsidR="00081659">
        <w:rPr>
          <w:rFonts w:ascii="游明朝" w:eastAsia="游明朝" w:hAnsi="游明朝"/>
        </w:rPr>
        <w:t>▶</w:t>
      </w:r>
      <w:r>
        <w:rPr>
          <w:rFonts w:ascii="游明朝" w:eastAsia="游明朝" w:hAnsi="游明朝"/>
        </w:rPr>
        <w:t>観察研究</w:t>
      </w:r>
    </w:p>
    <w:p w14:paraId="5C61E6B2" w14:textId="48498B8B" w:rsidR="00081659" w:rsidRDefault="00081659" w:rsidP="005655C5">
      <w:pPr>
        <w:rPr>
          <w:rFonts w:ascii="游明朝" w:eastAsia="游明朝" w:hAnsi="游明朝"/>
        </w:rPr>
      </w:pPr>
      <w:r>
        <w:rPr>
          <w:rFonts w:ascii="游明朝" w:eastAsia="游明朝" w:hAnsi="游明朝"/>
        </w:rPr>
        <w:t xml:space="preserve">　　▶介入研究</w:t>
      </w:r>
    </w:p>
    <w:p w14:paraId="6C237B1A" w14:textId="487B39B3" w:rsidR="003F670F" w:rsidRDefault="003F670F" w:rsidP="00081659">
      <w:pPr>
        <w:ind w:firstLineChars="100" w:firstLine="210"/>
        <w:rPr>
          <w:rFonts w:ascii="游明朝" w:eastAsia="游明朝" w:hAnsi="游明朝"/>
        </w:rPr>
      </w:pPr>
      <w:r>
        <w:rPr>
          <w:rFonts w:ascii="游明朝" w:eastAsia="游明朝" w:hAnsi="游明朝"/>
        </w:rPr>
        <w:t xml:space="preserve">　　</w:t>
      </w:r>
      <w:r w:rsidR="00081659">
        <w:rPr>
          <w:rFonts w:ascii="游明朝" w:eastAsia="游明朝" w:hAnsi="游明朝"/>
        </w:rPr>
        <w:t>▶</w:t>
      </w:r>
      <w:r>
        <w:rPr>
          <w:rFonts w:ascii="游明朝" w:eastAsia="游明朝" w:hAnsi="游明朝"/>
        </w:rPr>
        <w:t>既存の設備を使用</w:t>
      </w:r>
    </w:p>
    <w:p w14:paraId="241FC8C5" w14:textId="3A615893" w:rsidR="003F670F" w:rsidRDefault="003F670F" w:rsidP="005655C5">
      <w:pPr>
        <w:rPr>
          <w:rFonts w:ascii="游明朝" w:eastAsia="游明朝" w:hAnsi="游明朝"/>
        </w:rPr>
      </w:pPr>
      <w:r>
        <w:rPr>
          <w:rFonts w:ascii="游明朝" w:eastAsia="游明朝" w:hAnsi="游明朝"/>
        </w:rPr>
        <w:t xml:space="preserve">　</w:t>
      </w:r>
      <w:r w:rsidR="00081659">
        <w:rPr>
          <w:rFonts w:ascii="游明朝" w:eastAsia="游明朝" w:hAnsi="游明朝"/>
        </w:rPr>
        <w:t xml:space="preserve">　</w:t>
      </w:r>
      <w:r>
        <w:rPr>
          <w:rFonts w:ascii="游明朝" w:eastAsia="游明朝" w:hAnsi="游明朝"/>
        </w:rPr>
        <w:t xml:space="preserve">　</w:t>
      </w:r>
      <w:r w:rsidR="00081659">
        <w:rPr>
          <w:rFonts w:ascii="游明朝" w:eastAsia="游明朝" w:hAnsi="游明朝"/>
        </w:rPr>
        <w:t>▶保険診療内で実施</w:t>
      </w:r>
      <w:commentRangeEnd w:id="0"/>
      <w:r w:rsidR="00081659">
        <w:rPr>
          <w:rStyle w:val="a3"/>
        </w:rPr>
        <w:commentReference w:id="0"/>
      </w:r>
    </w:p>
    <w:p w14:paraId="2B83D325" w14:textId="77777777" w:rsidR="003F670F" w:rsidRDefault="003F670F" w:rsidP="005655C5">
      <w:pPr>
        <w:rPr>
          <w:rFonts w:ascii="游明朝" w:eastAsia="游明朝" w:hAnsi="游明朝"/>
        </w:rPr>
      </w:pPr>
    </w:p>
    <w:p w14:paraId="681F76FE" w14:textId="13416672" w:rsidR="00757C98" w:rsidRPr="00081659" w:rsidRDefault="00081659" w:rsidP="00081659">
      <w:pPr>
        <w:ind w:firstLineChars="100" w:firstLine="210"/>
        <w:rPr>
          <w:rFonts w:ascii="游明朝" w:eastAsia="游明朝" w:hAnsi="游明朝"/>
        </w:rPr>
      </w:pPr>
      <w:r>
        <w:rPr>
          <w:rFonts w:ascii="游明朝" w:eastAsia="游明朝" w:hAnsi="游明朝"/>
        </w:rPr>
        <w:t>以下に</w:t>
      </w:r>
      <w:r>
        <w:rPr>
          <w:rFonts w:ascii="游明朝" w:eastAsia="游明朝" w:hAnsi="游明朝" w:hint="eastAsia"/>
        </w:rPr>
        <w:t>,</w:t>
      </w:r>
      <w:r>
        <w:rPr>
          <w:rFonts w:ascii="游明朝" w:eastAsia="游明朝" w:hAnsi="游明朝"/>
        </w:rPr>
        <w:t xml:space="preserve"> </w:t>
      </w:r>
      <w:r w:rsidR="00757C98">
        <w:rPr>
          <w:rFonts w:ascii="游明朝" w:eastAsia="游明朝" w:hAnsi="游明朝"/>
        </w:rPr>
        <w:t>前向き研究ですが</w:t>
      </w:r>
      <w:r w:rsidR="00757C98">
        <w:rPr>
          <w:rFonts w:ascii="游明朝" w:eastAsia="游明朝" w:hAnsi="游明朝" w:hint="eastAsia"/>
        </w:rPr>
        <w:t>,</w:t>
      </w:r>
      <w:r w:rsidR="00757C98">
        <w:rPr>
          <w:rFonts w:ascii="游明朝" w:eastAsia="游明朝" w:hAnsi="游明朝"/>
        </w:rPr>
        <w:t xml:space="preserve"> 資金を使わなかった</w:t>
      </w:r>
      <w:r>
        <w:rPr>
          <w:rFonts w:ascii="游明朝" w:eastAsia="游明朝" w:hAnsi="游明朝"/>
        </w:rPr>
        <w:t>実際の</w:t>
      </w:r>
      <w:r w:rsidR="00757C98">
        <w:rPr>
          <w:rFonts w:ascii="游明朝" w:eastAsia="游明朝" w:hAnsi="游明朝"/>
        </w:rPr>
        <w:t>研究</w:t>
      </w:r>
      <w:r>
        <w:rPr>
          <w:rFonts w:ascii="游明朝" w:eastAsia="游明朝" w:hAnsi="游明朝"/>
        </w:rPr>
        <w:t>例を紹介</w:t>
      </w:r>
      <w:r w:rsidR="00757C98">
        <w:rPr>
          <w:rFonts w:ascii="游明朝" w:eastAsia="游明朝" w:hAnsi="游明朝"/>
        </w:rPr>
        <w:t>します</w:t>
      </w:r>
      <w:r w:rsidR="00757C98">
        <w:rPr>
          <w:rFonts w:ascii="游明朝" w:eastAsia="游明朝" w:hAnsi="游明朝" w:hint="eastAsia"/>
        </w:rPr>
        <w:t>.</w:t>
      </w:r>
      <w:r w:rsidR="00757C98">
        <w:rPr>
          <w:rFonts w:ascii="游明朝" w:eastAsia="游明朝" w:hAnsi="游明朝"/>
        </w:rPr>
        <w:t xml:space="preserve"> </w:t>
      </w:r>
      <w:r>
        <w:rPr>
          <w:rFonts w:ascii="游明朝" w:eastAsia="游明朝" w:hAnsi="游明朝"/>
        </w:rPr>
        <w:t>観察研究</w:t>
      </w:r>
      <w:r>
        <w:rPr>
          <w:rFonts w:ascii="游明朝" w:eastAsia="游明朝" w:hAnsi="游明朝" w:hint="eastAsia"/>
        </w:rPr>
        <w:t>であれば,</w:t>
      </w:r>
      <w:r>
        <w:rPr>
          <w:rFonts w:ascii="游明朝" w:eastAsia="游明朝" w:hAnsi="游明朝"/>
        </w:rPr>
        <w:t xml:space="preserve"> 既存の設備を使用保険診療内で実施されているはずです</w:t>
      </w:r>
      <w:r>
        <w:rPr>
          <w:rFonts w:ascii="游明朝" w:eastAsia="游明朝" w:hAnsi="游明朝" w:hint="eastAsia"/>
        </w:rPr>
        <w:t>.</w:t>
      </w:r>
      <w:r>
        <w:rPr>
          <w:rFonts w:ascii="游明朝" w:eastAsia="游明朝" w:hAnsi="游明朝"/>
        </w:rPr>
        <w:t xml:space="preserve"> 介入研究の場合は</w:t>
      </w:r>
      <w:r>
        <w:rPr>
          <w:rFonts w:ascii="游明朝" w:eastAsia="游明朝" w:hAnsi="游明朝" w:hint="eastAsia"/>
        </w:rPr>
        <w:t>,</w:t>
      </w:r>
      <w:r>
        <w:rPr>
          <w:rFonts w:ascii="游明朝" w:eastAsia="游明朝" w:hAnsi="游明朝"/>
        </w:rPr>
        <w:t xml:space="preserve"> 既存の設備を使用が</w:t>
      </w:r>
      <w:r w:rsidR="007C134D">
        <w:rPr>
          <w:rFonts w:ascii="游明朝" w:eastAsia="游明朝" w:hAnsi="游明朝"/>
        </w:rPr>
        <w:t>必須</w:t>
      </w:r>
      <w:r>
        <w:rPr>
          <w:rFonts w:ascii="游明朝" w:eastAsia="游明朝" w:hAnsi="游明朝"/>
        </w:rPr>
        <w:t>です</w:t>
      </w:r>
      <w:r w:rsidR="007C134D">
        <w:rPr>
          <w:rFonts w:ascii="游明朝" w:eastAsia="游明朝" w:hAnsi="游明朝"/>
        </w:rPr>
        <w:t>（既存設備になければ</w:t>
      </w:r>
      <w:r w:rsidR="007C134D">
        <w:rPr>
          <w:rFonts w:ascii="游明朝" w:eastAsia="游明朝" w:hAnsi="游明朝" w:hint="eastAsia"/>
        </w:rPr>
        <w:t>,</w:t>
      </w:r>
      <w:r w:rsidR="007C134D">
        <w:rPr>
          <w:rFonts w:ascii="游明朝" w:eastAsia="游明朝" w:hAnsi="游明朝"/>
        </w:rPr>
        <w:t xml:space="preserve"> 設備投資が必要）</w:t>
      </w:r>
      <w:r>
        <w:rPr>
          <w:rFonts w:ascii="游明朝" w:eastAsia="游明朝" w:hAnsi="游明朝" w:hint="eastAsia"/>
        </w:rPr>
        <w:t>.</w:t>
      </w:r>
      <w:r>
        <w:rPr>
          <w:rFonts w:ascii="游明朝" w:eastAsia="游明朝" w:hAnsi="游明朝"/>
        </w:rPr>
        <w:t xml:space="preserve"> </w:t>
      </w:r>
      <w:r w:rsidR="007C134D">
        <w:rPr>
          <w:rFonts w:ascii="游明朝" w:eastAsia="游明朝" w:hAnsi="游明朝"/>
        </w:rPr>
        <w:t>既存の設備があれば</w:t>
      </w:r>
      <w:r w:rsidR="007C134D">
        <w:rPr>
          <w:rFonts w:ascii="游明朝" w:eastAsia="游明朝" w:hAnsi="游明朝" w:hint="eastAsia"/>
        </w:rPr>
        <w:t>,</w:t>
      </w:r>
      <w:r w:rsidR="007C134D">
        <w:rPr>
          <w:rFonts w:ascii="游明朝" w:eastAsia="游明朝" w:hAnsi="游明朝"/>
        </w:rPr>
        <w:t xml:space="preserve"> それが保険診療外であっても</w:t>
      </w:r>
      <w:r w:rsidR="007C134D">
        <w:rPr>
          <w:rFonts w:ascii="游明朝" w:eastAsia="游明朝" w:hAnsi="游明朝" w:hint="eastAsia"/>
        </w:rPr>
        <w:t>費用の負担なく実施できる可能性があります（倫理的な問題がないことが前提）.</w:t>
      </w:r>
    </w:p>
    <w:p w14:paraId="0FD92802" w14:textId="1508DA59" w:rsidR="003F670F" w:rsidRDefault="00757C98" w:rsidP="005655C5">
      <w:pPr>
        <w:rPr>
          <w:rFonts w:ascii="游明朝" w:eastAsia="游明朝" w:hAnsi="游明朝"/>
        </w:rPr>
      </w:pPr>
      <w:r>
        <w:rPr>
          <w:rFonts w:ascii="游明朝" w:eastAsia="游明朝" w:hAnsi="游明朝" w:hint="eastAsia"/>
        </w:rPr>
        <w:t>①「</w:t>
      </w:r>
      <w:r w:rsidR="003F670F" w:rsidRPr="003F670F">
        <w:rPr>
          <w:rFonts w:ascii="游明朝" w:eastAsia="游明朝" w:hAnsi="游明朝"/>
        </w:rPr>
        <w:t>Erector Spinae Muscle Thickness Predicts Mortality in Patients with Pulmonary Diseases</w:t>
      </w:r>
      <w:r w:rsidR="00740AE2">
        <w:rPr>
          <w:rFonts w:ascii="游明朝" w:eastAsia="游明朝" w:hAnsi="游明朝"/>
        </w:rPr>
        <w:fldChar w:fldCharType="begin">
          <w:fldData xml:space="preserve">PEVuZE5vdGU+PENpdGU+PEF1dGhvcj5TaGltb2RhPC9BdXRob3I+PFllYXI+MjAyNjwvWWVhcj48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==
</w:fldData>
        </w:fldChar>
      </w:r>
      <w:r w:rsidR="00740AE2">
        <w:rPr>
          <w:rFonts w:ascii="游明朝" w:eastAsia="游明朝" w:hAnsi="游明朝"/>
        </w:rPr>
        <w:instrText xml:space="preserve"> ADDIN EN.CITE </w:instrText>
      </w:r>
      <w:r w:rsidR="00740AE2">
        <w:rPr>
          <w:rFonts w:ascii="游明朝" w:eastAsia="游明朝" w:hAnsi="游明朝"/>
        </w:rPr>
        <w:fldChar w:fldCharType="begin">
          <w:fldData xml:space="preserve">PEVuZE5vdGU+PENpdGU+PEF1dGhvcj5TaGltb2RhPC9BdXRob3I+PFllYXI+MjAyNjwvWWVhcj48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==
</w:fldData>
        </w:fldChar>
      </w:r>
      <w:r w:rsidR="00740AE2">
        <w:rPr>
          <w:rFonts w:ascii="游明朝" w:eastAsia="游明朝" w:hAnsi="游明朝"/>
        </w:rPr>
        <w:instrText xml:space="preserve"> ADDIN EN.CITE.DATA </w:instrText>
      </w:r>
      <w:r w:rsidR="00740AE2">
        <w:rPr>
          <w:rFonts w:ascii="游明朝" w:eastAsia="游明朝" w:hAnsi="游明朝"/>
        </w:rPr>
      </w:r>
      <w:r w:rsidR="00740AE2">
        <w:rPr>
          <w:rFonts w:ascii="游明朝" w:eastAsia="游明朝" w:hAnsi="游明朝"/>
        </w:rPr>
        <w:fldChar w:fldCharType="end"/>
      </w:r>
      <w:r w:rsidR="00740AE2">
        <w:rPr>
          <w:rFonts w:ascii="游明朝" w:eastAsia="游明朝" w:hAnsi="游明朝"/>
        </w:rPr>
      </w:r>
      <w:r w:rsidR="00740AE2">
        <w:rPr>
          <w:rFonts w:ascii="游明朝" w:eastAsia="游明朝" w:hAnsi="游明朝"/>
        </w:rPr>
        <w:fldChar w:fldCharType="separate"/>
      </w:r>
      <w:r w:rsidR="00740AE2">
        <w:rPr>
          <w:rFonts w:ascii="游明朝" w:eastAsia="游明朝" w:hAnsi="游明朝"/>
          <w:noProof/>
        </w:rPr>
        <w:t>[1]</w:t>
      </w:r>
      <w:r w:rsidR="00740AE2">
        <w:rPr>
          <w:rFonts w:ascii="游明朝" w:eastAsia="游明朝" w:hAnsi="游明朝"/>
        </w:rPr>
        <w:fldChar w:fldCharType="end"/>
      </w:r>
      <w:r>
        <w:rPr>
          <w:rFonts w:ascii="游明朝" w:eastAsia="游明朝" w:hAnsi="游明朝"/>
        </w:rPr>
        <w:t>」</w:t>
      </w:r>
    </w:p>
    <w:p w14:paraId="61AD198A" w14:textId="5AA2CB6B" w:rsidR="00757C98" w:rsidRDefault="00757C98" w:rsidP="005655C5">
      <w:pPr>
        <w:rPr>
          <w:rFonts w:ascii="游明朝" w:eastAsia="游明朝" w:hAnsi="游明朝"/>
        </w:rPr>
      </w:pPr>
      <w:r>
        <w:rPr>
          <w:rFonts w:ascii="游明朝" w:eastAsia="游明朝" w:hAnsi="游明朝"/>
        </w:rPr>
        <w:t xml:space="preserve">　第</w:t>
      </w:r>
      <w:r>
        <w:rPr>
          <w:rFonts w:ascii="游明朝" w:eastAsia="游明朝" w:hAnsi="游明朝" w:hint="eastAsia"/>
        </w:rPr>
        <w:t>1</w:t>
      </w:r>
      <w:r>
        <w:rPr>
          <w:rFonts w:ascii="游明朝" w:eastAsia="游明朝" w:hAnsi="游明朝"/>
        </w:rPr>
        <w:t>2椎体レベルの脊柱起立筋の厚みと呼吸器疾患で入院した患者さんの予後に</w:t>
      </w:r>
      <w:r w:rsidR="00081659">
        <w:rPr>
          <w:rFonts w:ascii="游明朝" w:eastAsia="游明朝" w:hAnsi="游明朝"/>
        </w:rPr>
        <w:t>ついて</w:t>
      </w:r>
      <w:r>
        <w:rPr>
          <w:rFonts w:ascii="游明朝" w:eastAsia="游明朝" w:hAnsi="游明朝"/>
        </w:rPr>
        <w:t>検討した研究です</w:t>
      </w:r>
      <w:r>
        <w:rPr>
          <w:rFonts w:ascii="游明朝" w:eastAsia="游明朝" w:hAnsi="游明朝" w:hint="eastAsia"/>
        </w:rPr>
        <w:t>.</w:t>
      </w:r>
      <w:r>
        <w:rPr>
          <w:rFonts w:ascii="游明朝" w:eastAsia="游明朝" w:hAnsi="游明朝"/>
        </w:rPr>
        <w:t xml:space="preserve"> 入院時（または直近）に</w:t>
      </w:r>
      <w:r>
        <w:rPr>
          <w:rFonts w:ascii="游明朝" w:eastAsia="游明朝" w:hAnsi="游明朝" w:hint="eastAsia"/>
        </w:rPr>
        <w:t>C</w:t>
      </w:r>
      <w:r>
        <w:rPr>
          <w:rFonts w:ascii="游明朝" w:eastAsia="游明朝" w:hAnsi="游明朝"/>
        </w:rPr>
        <w:t>Tを撮影した患者さんを対象にリクルートし</w:t>
      </w:r>
      <w:r>
        <w:rPr>
          <w:rFonts w:ascii="游明朝" w:eastAsia="游明朝" w:hAnsi="游明朝" w:hint="eastAsia"/>
        </w:rPr>
        <w:t>,</w:t>
      </w:r>
      <w:r>
        <w:rPr>
          <w:rFonts w:ascii="游明朝" w:eastAsia="游明朝" w:hAnsi="游明朝"/>
        </w:rPr>
        <w:t xml:space="preserve"> その</w:t>
      </w:r>
      <w:r>
        <w:rPr>
          <w:rFonts w:ascii="游明朝" w:eastAsia="游明朝" w:hAnsi="游明朝" w:hint="eastAsia"/>
        </w:rPr>
        <w:t>C</w:t>
      </w:r>
      <w:r>
        <w:rPr>
          <w:rFonts w:ascii="游明朝" w:eastAsia="游明朝" w:hAnsi="游明朝"/>
        </w:rPr>
        <w:t>Tで筋肉の厚みを測定しました</w:t>
      </w:r>
      <w:r>
        <w:rPr>
          <w:rFonts w:ascii="游明朝" w:eastAsia="游明朝" w:hAnsi="游明朝" w:hint="eastAsia"/>
        </w:rPr>
        <w:t>.</w:t>
      </w:r>
      <w:r>
        <w:rPr>
          <w:rFonts w:ascii="游明朝" w:eastAsia="游明朝" w:hAnsi="游明朝"/>
        </w:rPr>
        <w:t xml:space="preserve"> その後</w:t>
      </w:r>
      <w:r>
        <w:rPr>
          <w:rFonts w:ascii="游明朝" w:eastAsia="游明朝" w:hAnsi="游明朝" w:hint="eastAsia"/>
        </w:rPr>
        <w:t>,</w:t>
      </w:r>
      <w:r>
        <w:rPr>
          <w:rFonts w:ascii="游明朝" w:eastAsia="游明朝" w:hAnsi="游明朝"/>
        </w:rPr>
        <w:t xml:space="preserve"> 1年まで観察を行い</w:t>
      </w:r>
      <w:r>
        <w:rPr>
          <w:rFonts w:ascii="游明朝" w:eastAsia="游明朝" w:hAnsi="游明朝" w:hint="eastAsia"/>
        </w:rPr>
        <w:t>,</w:t>
      </w:r>
      <w:r>
        <w:rPr>
          <w:rFonts w:ascii="游明朝" w:eastAsia="游明朝" w:hAnsi="游明朝"/>
        </w:rPr>
        <w:t xml:space="preserve"> 筋肉</w:t>
      </w:r>
      <w:r w:rsidR="00740AE2">
        <w:rPr>
          <w:rFonts w:ascii="游明朝" w:eastAsia="游明朝" w:hAnsi="游明朝" w:hint="eastAsia"/>
        </w:rPr>
        <w:t>の</w:t>
      </w:r>
      <w:r>
        <w:rPr>
          <w:rFonts w:ascii="游明朝" w:eastAsia="游明朝" w:hAnsi="游明朝"/>
        </w:rPr>
        <w:t>厚みが少ないと予後が悪いことを示しました</w:t>
      </w:r>
      <w:r>
        <w:rPr>
          <w:rFonts w:ascii="游明朝" w:eastAsia="游明朝" w:hAnsi="游明朝" w:hint="eastAsia"/>
        </w:rPr>
        <w:t>.</w:t>
      </w:r>
      <w:r>
        <w:rPr>
          <w:rFonts w:ascii="游明朝" w:eastAsia="游明朝" w:hAnsi="游明朝"/>
        </w:rPr>
        <w:t xml:space="preserve"> </w:t>
      </w:r>
    </w:p>
    <w:p w14:paraId="4F03D072" w14:textId="77777777" w:rsidR="007C134D" w:rsidRDefault="007C134D" w:rsidP="005655C5">
      <w:pPr>
        <w:rPr>
          <w:rFonts w:ascii="游明朝" w:eastAsia="游明朝" w:hAnsi="游明朝"/>
        </w:rPr>
      </w:pPr>
    </w:p>
    <w:p w14:paraId="6060859F" w14:textId="4251459B" w:rsidR="007C134D" w:rsidRDefault="007C134D" w:rsidP="005655C5">
      <w:pPr>
        <w:rPr>
          <w:rFonts w:ascii="游明朝" w:eastAsia="游明朝" w:hAnsi="游明朝"/>
        </w:rPr>
      </w:pPr>
      <w:commentRangeStart w:id="1"/>
      <w:r>
        <w:rPr>
          <w:rFonts w:ascii="游明朝" w:eastAsia="游明朝" w:hAnsi="游明朝"/>
        </w:rPr>
        <w:t>「研究デザインが観察研究で</w:t>
      </w:r>
      <w:r>
        <w:rPr>
          <w:rFonts w:ascii="游明朝" w:eastAsia="游明朝" w:hAnsi="游明朝" w:hint="eastAsia"/>
        </w:rPr>
        <w:t>,</w:t>
      </w:r>
      <w:r>
        <w:rPr>
          <w:rFonts w:ascii="游明朝" w:eastAsia="游明朝" w:hAnsi="游明朝"/>
        </w:rPr>
        <w:t xml:space="preserve"> 既存の設備による保険診療内のデータを収集したよ」</w:t>
      </w:r>
      <w:commentRangeEnd w:id="1"/>
      <w:r>
        <w:rPr>
          <w:rStyle w:val="a3"/>
        </w:rPr>
        <w:commentReference w:id="1"/>
      </w:r>
    </w:p>
    <w:p w14:paraId="4107E9DF" w14:textId="77777777" w:rsidR="003F670F" w:rsidRDefault="003F670F" w:rsidP="005655C5">
      <w:pPr>
        <w:rPr>
          <w:rFonts w:ascii="游明朝" w:eastAsia="游明朝" w:hAnsi="游明朝"/>
        </w:rPr>
      </w:pPr>
    </w:p>
    <w:p w14:paraId="15C0A3C7" w14:textId="754D556C" w:rsidR="003F670F" w:rsidRDefault="00757C98" w:rsidP="005655C5">
      <w:pPr>
        <w:rPr>
          <w:rFonts w:ascii="游明朝" w:eastAsia="游明朝" w:hAnsi="游明朝"/>
        </w:rPr>
      </w:pPr>
      <w:r>
        <w:rPr>
          <w:rFonts w:ascii="游明朝" w:eastAsia="游明朝" w:hAnsi="游明朝" w:hint="eastAsia"/>
        </w:rPr>
        <w:t>②「</w:t>
      </w:r>
      <w:r w:rsidR="003F670F" w:rsidRPr="003F670F">
        <w:rPr>
          <w:rFonts w:ascii="游明朝" w:eastAsia="游明朝" w:hAnsi="游明朝"/>
        </w:rPr>
        <w:t>In-hospital pulmonary rehabilitation after completion of primary respiratory disease treatment improves physical activity and ADL performance</w:t>
      </w:r>
      <w:r w:rsidR="00740AE2">
        <w:rPr>
          <w:rFonts w:ascii="游明朝" w:eastAsia="游明朝" w:hAnsi="游明朝" w:hint="eastAsia"/>
        </w:rPr>
        <w:t>:</w:t>
      </w:r>
      <w:r w:rsidR="003F670F" w:rsidRPr="003F670F">
        <w:rPr>
          <w:rFonts w:ascii="游明朝" w:eastAsia="游明朝" w:hAnsi="游明朝"/>
        </w:rPr>
        <w:t xml:space="preserve"> a prospective intervention study</w:t>
      </w:r>
      <w:r w:rsidR="00740AE2" w:rsidRPr="00740AE2">
        <w:t xml:space="preserve"> </w:t>
      </w:r>
      <w:r w:rsidR="00740AE2">
        <w:rPr>
          <w:rFonts w:ascii="游明朝" w:eastAsia="游明朝" w:hAnsi="游明朝"/>
        </w:rPr>
        <w:fldChar w:fldCharType="begin">
          <w:fldData xml:space="preserve">PEVuZE5vdGU+PENpdGU+PEF1dGhvcj5TaGltb2RhPC9BdXRob3I+PFllYXI+MjAyMTwvWWVhcj48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</w:fldData>
        </w:fldChar>
      </w:r>
      <w:r w:rsidR="00740AE2">
        <w:rPr>
          <w:rFonts w:ascii="游明朝" w:eastAsia="游明朝" w:hAnsi="游明朝"/>
        </w:rPr>
        <w:instrText xml:space="preserve"> ADDIN EN.CITE </w:instrText>
      </w:r>
      <w:r w:rsidR="00740AE2">
        <w:rPr>
          <w:rFonts w:ascii="游明朝" w:eastAsia="游明朝" w:hAnsi="游明朝"/>
        </w:rPr>
        <w:fldChar w:fldCharType="begin">
          <w:fldData xml:space="preserve">PEVuZE5vdGU+PENpdGU+PEF1dGhvcj5TaGltb2RhPC9BdXRob3I+PFllYXI+MjAyMTwvWWVhcj48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</w:fldData>
        </w:fldChar>
      </w:r>
      <w:r w:rsidR="00740AE2">
        <w:rPr>
          <w:rFonts w:ascii="游明朝" w:eastAsia="游明朝" w:hAnsi="游明朝"/>
        </w:rPr>
        <w:instrText xml:space="preserve"> ADDIN EN.CITE.DATA </w:instrText>
      </w:r>
      <w:r w:rsidR="00740AE2">
        <w:rPr>
          <w:rFonts w:ascii="游明朝" w:eastAsia="游明朝" w:hAnsi="游明朝"/>
        </w:rPr>
      </w:r>
      <w:r w:rsidR="00740AE2">
        <w:rPr>
          <w:rFonts w:ascii="游明朝" w:eastAsia="游明朝" w:hAnsi="游明朝"/>
        </w:rPr>
        <w:fldChar w:fldCharType="end"/>
      </w:r>
      <w:r w:rsidR="00740AE2">
        <w:rPr>
          <w:rFonts w:ascii="游明朝" w:eastAsia="游明朝" w:hAnsi="游明朝"/>
        </w:rPr>
      </w:r>
      <w:r w:rsidR="00740AE2">
        <w:rPr>
          <w:rFonts w:ascii="游明朝" w:eastAsia="游明朝" w:hAnsi="游明朝"/>
        </w:rPr>
        <w:fldChar w:fldCharType="separate"/>
      </w:r>
      <w:r w:rsidR="00740AE2">
        <w:rPr>
          <w:rFonts w:ascii="游明朝" w:eastAsia="游明朝" w:hAnsi="游明朝"/>
          <w:noProof/>
        </w:rPr>
        <w:t>[2]</w:t>
      </w:r>
      <w:r w:rsidR="00740AE2">
        <w:rPr>
          <w:rFonts w:ascii="游明朝" w:eastAsia="游明朝" w:hAnsi="游明朝"/>
        </w:rPr>
        <w:fldChar w:fldCharType="end"/>
      </w:r>
      <w:r>
        <w:rPr>
          <w:rFonts w:ascii="游明朝" w:eastAsia="游明朝" w:hAnsi="游明朝"/>
        </w:rPr>
        <w:t>」</w:t>
      </w:r>
    </w:p>
    <w:p w14:paraId="30C907CE" w14:textId="64757AC6" w:rsidR="008A36BF" w:rsidRDefault="00757C98" w:rsidP="005655C5">
      <w:pPr>
        <w:rPr>
          <w:rFonts w:ascii="游明朝" w:eastAsia="游明朝" w:hAnsi="游明朝"/>
        </w:rPr>
      </w:pPr>
      <w:r>
        <w:rPr>
          <w:rFonts w:ascii="游明朝" w:eastAsia="游明朝" w:hAnsi="游明朝"/>
        </w:rPr>
        <w:t xml:space="preserve">　呼吸器</w:t>
      </w:r>
      <w:r w:rsidR="008A36BF">
        <w:rPr>
          <w:rFonts w:ascii="游明朝" w:eastAsia="游明朝" w:hAnsi="游明朝"/>
        </w:rPr>
        <w:t>疾患の</w:t>
      </w:r>
      <w:r>
        <w:rPr>
          <w:rFonts w:ascii="游明朝" w:eastAsia="游明朝" w:hAnsi="游明朝"/>
        </w:rPr>
        <w:t>治療後も</w:t>
      </w:r>
      <w:r>
        <w:rPr>
          <w:rFonts w:ascii="游明朝" w:eastAsia="游明朝" w:hAnsi="游明朝" w:hint="eastAsia"/>
        </w:rPr>
        <w:t>A</w:t>
      </w:r>
      <w:r>
        <w:rPr>
          <w:rFonts w:ascii="游明朝" w:eastAsia="游明朝" w:hAnsi="游明朝"/>
        </w:rPr>
        <w:t>DLが上がらず</w:t>
      </w:r>
      <w:r>
        <w:rPr>
          <w:rFonts w:ascii="游明朝" w:eastAsia="游明朝" w:hAnsi="游明朝" w:hint="eastAsia"/>
        </w:rPr>
        <w:t>,</w:t>
      </w:r>
      <w:r>
        <w:rPr>
          <w:rFonts w:ascii="游明朝" w:eastAsia="游明朝" w:hAnsi="游明朝"/>
        </w:rPr>
        <w:t xml:space="preserve"> </w:t>
      </w:r>
      <w:r w:rsidRPr="00757C98">
        <w:rPr>
          <w:rFonts w:ascii="游明朝" w:eastAsia="游明朝" w:hAnsi="游明朝" w:hint="eastAsia"/>
        </w:rPr>
        <w:t>地域包括ケア病床</w:t>
      </w:r>
      <w:r>
        <w:rPr>
          <w:rFonts w:ascii="游明朝" w:eastAsia="游明朝" w:hAnsi="游明朝" w:hint="eastAsia"/>
        </w:rPr>
        <w:t>に転棟してリハビリ</w:t>
      </w:r>
      <w:r w:rsidR="008A36BF">
        <w:rPr>
          <w:rFonts w:ascii="游明朝" w:eastAsia="游明朝" w:hAnsi="游明朝" w:hint="eastAsia"/>
        </w:rPr>
        <w:t>テーション</w:t>
      </w:r>
      <w:r>
        <w:rPr>
          <w:rFonts w:ascii="游明朝" w:eastAsia="游明朝" w:hAnsi="游明朝" w:hint="eastAsia"/>
        </w:rPr>
        <w:t>を行うことがあります.</w:t>
      </w:r>
      <w:r>
        <w:rPr>
          <w:rFonts w:ascii="游明朝" w:eastAsia="游明朝" w:hAnsi="游明朝"/>
        </w:rPr>
        <w:t xml:space="preserve"> </w:t>
      </w:r>
      <w:r w:rsidR="008A36BF">
        <w:rPr>
          <w:rFonts w:ascii="游明朝" w:eastAsia="游明朝" w:hAnsi="游明朝"/>
        </w:rPr>
        <w:t>そのような患者さんを対象にリハビリの効果をみた研究です</w:t>
      </w:r>
      <w:r w:rsidR="008A36BF">
        <w:rPr>
          <w:rFonts w:ascii="游明朝" w:eastAsia="游明朝" w:hAnsi="游明朝" w:hint="eastAsia"/>
        </w:rPr>
        <w:t>.</w:t>
      </w:r>
      <w:r w:rsidR="008A36BF">
        <w:rPr>
          <w:rFonts w:ascii="游明朝" w:eastAsia="游明朝" w:hAnsi="游明朝"/>
        </w:rPr>
        <w:t xml:space="preserve"> 2週間のリハビリで歩行距離など伸びることを示しました</w:t>
      </w:r>
      <w:r w:rsidR="008A36BF">
        <w:rPr>
          <w:rFonts w:ascii="游明朝" w:eastAsia="游明朝" w:hAnsi="游明朝" w:hint="eastAsia"/>
        </w:rPr>
        <w:t>.</w:t>
      </w:r>
    </w:p>
    <w:p w14:paraId="14F16C20" w14:textId="77777777" w:rsidR="007C134D" w:rsidRDefault="007C134D" w:rsidP="005655C5">
      <w:pPr>
        <w:rPr>
          <w:rFonts w:ascii="游明朝" w:eastAsia="游明朝" w:hAnsi="游明朝"/>
        </w:rPr>
      </w:pPr>
    </w:p>
    <w:p w14:paraId="0CCDC020" w14:textId="4E6F44A4" w:rsidR="007C134D" w:rsidRPr="007C134D" w:rsidRDefault="007C134D" w:rsidP="005655C5">
      <w:pPr>
        <w:rPr>
          <w:rFonts w:ascii="游明朝" w:eastAsia="游明朝" w:hAnsi="游明朝"/>
        </w:rPr>
      </w:pPr>
      <w:commentRangeStart w:id="2"/>
      <w:r>
        <w:rPr>
          <w:rFonts w:ascii="游明朝" w:eastAsia="游明朝" w:hAnsi="游明朝"/>
        </w:rPr>
        <w:t>「介入研究だけど</w:t>
      </w:r>
      <w:r>
        <w:rPr>
          <w:rFonts w:ascii="游明朝" w:eastAsia="游明朝" w:hAnsi="游明朝" w:hint="eastAsia"/>
        </w:rPr>
        <w:t>,</w:t>
      </w:r>
      <w:r>
        <w:rPr>
          <w:rFonts w:ascii="游明朝" w:eastAsia="游明朝" w:hAnsi="游明朝"/>
        </w:rPr>
        <w:t xml:space="preserve"> 通常診療で行われる治療（リハビリ）を行ったため</w:t>
      </w:r>
      <w:r>
        <w:rPr>
          <w:rFonts w:ascii="游明朝" w:eastAsia="游明朝" w:hAnsi="游明朝" w:hint="eastAsia"/>
        </w:rPr>
        <w:t>,</w:t>
      </w:r>
      <w:r>
        <w:rPr>
          <w:rFonts w:ascii="游明朝" w:eastAsia="游明朝" w:hAnsi="游明朝"/>
        </w:rPr>
        <w:t xml:space="preserve"> 保険診療内で実施したよ」</w:t>
      </w:r>
      <w:commentRangeEnd w:id="2"/>
      <w:r>
        <w:rPr>
          <w:rStyle w:val="a3"/>
        </w:rPr>
        <w:commentReference w:id="2"/>
      </w:r>
    </w:p>
    <w:p w14:paraId="55C72903" w14:textId="77777777" w:rsidR="00757C98" w:rsidRPr="008A36BF" w:rsidRDefault="00757C98" w:rsidP="005655C5">
      <w:pPr>
        <w:rPr>
          <w:rFonts w:ascii="游明朝" w:eastAsia="游明朝" w:hAnsi="游明朝"/>
        </w:rPr>
      </w:pPr>
    </w:p>
    <w:p w14:paraId="064A316A" w14:textId="72B82685" w:rsidR="006709D5" w:rsidRPr="009F3F19" w:rsidRDefault="006709D5" w:rsidP="006709D5">
      <w:pPr>
        <w:rPr>
          <w:rFonts w:ascii="游明朝" w:eastAsia="游明朝" w:hAnsi="游明朝"/>
          <w:b/>
        </w:rPr>
      </w:pPr>
      <w:r>
        <w:rPr>
          <w:rFonts w:ascii="游明朝" w:eastAsia="游明朝" w:hAnsi="游明朝"/>
          <w:b/>
        </w:rPr>
        <w:t>資金がないことは不利なのか？</w:t>
      </w:r>
    </w:p>
    <w:p w14:paraId="2AFC4643" w14:textId="6EBD79EE" w:rsidR="00E83B2A" w:rsidRDefault="006709D5" w:rsidP="006709D5">
      <w:pPr>
        <w:rPr>
          <w:rFonts w:ascii="游明朝" w:eastAsia="游明朝" w:hAnsi="游明朝"/>
        </w:rPr>
      </w:pPr>
      <w:r>
        <w:rPr>
          <w:rFonts w:ascii="游明朝" w:eastAsia="游明朝" w:hAnsi="游明朝"/>
        </w:rPr>
        <w:t xml:space="preserve">　資金が潤沢にある場合</w:t>
      </w:r>
      <w:r>
        <w:rPr>
          <w:rFonts w:ascii="游明朝" w:eastAsia="游明朝" w:hAnsi="游明朝" w:hint="eastAsia"/>
        </w:rPr>
        <w:t>,</w:t>
      </w:r>
      <w:r>
        <w:rPr>
          <w:rFonts w:ascii="游明朝" w:eastAsia="游明朝" w:hAnsi="游明朝"/>
        </w:rPr>
        <w:t xml:space="preserve"> 倫理的に問題がなけ</w:t>
      </w:r>
      <w:r w:rsidR="00740AE2">
        <w:rPr>
          <w:rFonts w:ascii="游明朝" w:eastAsia="游明朝" w:hAnsi="游明朝" w:hint="eastAsia"/>
        </w:rPr>
        <w:t>れ</w:t>
      </w:r>
      <w:r>
        <w:rPr>
          <w:rFonts w:ascii="游明朝" w:eastAsia="游明朝" w:hAnsi="游明朝"/>
        </w:rPr>
        <w:t>ば</w:t>
      </w:r>
      <w:r>
        <w:rPr>
          <w:rFonts w:ascii="游明朝" w:eastAsia="游明朝" w:hAnsi="游明朝" w:hint="eastAsia"/>
        </w:rPr>
        <w:t>,</w:t>
      </w:r>
      <w:r>
        <w:rPr>
          <w:rFonts w:ascii="游明朝" w:eastAsia="游明朝" w:hAnsi="游明朝"/>
        </w:rPr>
        <w:t xml:space="preserve"> どんな研究デザインでも</w:t>
      </w:r>
      <w:r w:rsidR="0086542B">
        <w:rPr>
          <w:rFonts w:ascii="游明朝" w:eastAsia="游明朝" w:hAnsi="游明朝"/>
        </w:rPr>
        <w:t>実現</w:t>
      </w:r>
      <w:r>
        <w:rPr>
          <w:rFonts w:ascii="游明朝" w:eastAsia="游明朝" w:hAnsi="游明朝"/>
        </w:rPr>
        <w:t>可能です</w:t>
      </w:r>
      <w:r>
        <w:rPr>
          <w:rFonts w:ascii="游明朝" w:eastAsia="游明朝" w:hAnsi="游明朝" w:hint="eastAsia"/>
        </w:rPr>
        <w:t>.</w:t>
      </w:r>
      <w:r>
        <w:rPr>
          <w:rFonts w:ascii="游明朝" w:eastAsia="游明朝" w:hAnsi="游明朝"/>
        </w:rPr>
        <w:t xml:space="preserve"> 「</w:t>
      </w:r>
      <w:r>
        <w:rPr>
          <w:rFonts w:ascii="游明朝" w:eastAsia="游明朝" w:hAnsi="游明朝" w:hint="eastAsia"/>
        </w:rPr>
        <w:t xml:space="preserve">第二部 </w:t>
      </w:r>
      <w:r w:rsidRPr="006709D5">
        <w:rPr>
          <w:rFonts w:ascii="游明朝" w:eastAsia="游明朝" w:hAnsi="游明朝" w:hint="eastAsia"/>
        </w:rPr>
        <w:t>１・アイデアを論文化するための３つのベクトル</w:t>
      </w:r>
      <w:r>
        <w:rPr>
          <w:rFonts w:ascii="游明朝" w:eastAsia="游明朝" w:hAnsi="游明朝" w:hint="eastAsia"/>
        </w:rPr>
        <w:t>（→P</w:t>
      </w:r>
      <w:r>
        <w:rPr>
          <w:rFonts w:ascii="游明朝" w:eastAsia="游明朝" w:hAnsi="游明朝"/>
        </w:rPr>
        <w:t>.〇</w:t>
      </w:r>
      <w:r>
        <w:rPr>
          <w:rFonts w:ascii="游明朝" w:eastAsia="游明朝" w:hAnsi="游明朝" w:hint="eastAsia"/>
        </w:rPr>
        <w:t>）」で</w:t>
      </w:r>
      <w:r w:rsidR="00E83B2A">
        <w:rPr>
          <w:rFonts w:ascii="游明朝" w:eastAsia="游明朝" w:hAnsi="游明朝" w:hint="eastAsia"/>
        </w:rPr>
        <w:t>挙げた3つのベクトルをどこまでも深くすることができ</w:t>
      </w:r>
      <w:r w:rsidR="0086542B">
        <w:rPr>
          <w:rFonts w:ascii="游明朝" w:eastAsia="游明朝" w:hAnsi="游明朝" w:hint="eastAsia"/>
        </w:rPr>
        <w:t>るため,</w:t>
      </w:r>
      <w:r w:rsidR="00E83B2A">
        <w:rPr>
          <w:rFonts w:ascii="游明朝" w:eastAsia="游明朝" w:hAnsi="游明朝"/>
        </w:rPr>
        <w:t xml:space="preserve"> ものすごいアドバンテージではあります</w:t>
      </w:r>
      <w:r w:rsidR="00E83B2A">
        <w:rPr>
          <w:rFonts w:ascii="游明朝" w:eastAsia="游明朝" w:hAnsi="游明朝" w:hint="eastAsia"/>
        </w:rPr>
        <w:t>.</w:t>
      </w:r>
      <w:r w:rsidR="00E83B2A">
        <w:rPr>
          <w:rFonts w:ascii="游明朝" w:eastAsia="游明朝" w:hAnsi="游明朝"/>
        </w:rPr>
        <w:t xml:space="preserve"> しかし</w:t>
      </w:r>
      <w:r w:rsidR="00E83B2A">
        <w:rPr>
          <w:rFonts w:ascii="游明朝" w:eastAsia="游明朝" w:hAnsi="游明朝" w:hint="eastAsia"/>
        </w:rPr>
        <w:t>,</w:t>
      </w:r>
      <w:r w:rsidR="00E83B2A">
        <w:rPr>
          <w:rFonts w:ascii="游明朝" w:eastAsia="游明朝" w:hAnsi="游明朝"/>
        </w:rPr>
        <w:t xml:space="preserve"> それは掘れる場所</w:t>
      </w:r>
      <w:r w:rsidR="00E83B2A">
        <w:rPr>
          <w:rFonts w:ascii="游明朝" w:eastAsia="游明朝" w:hAnsi="游明朝" w:hint="eastAsia"/>
        </w:rPr>
        <w:t>,</w:t>
      </w:r>
      <w:r w:rsidR="00E83B2A">
        <w:rPr>
          <w:rFonts w:ascii="游明朝" w:eastAsia="游明朝" w:hAnsi="游明朝"/>
        </w:rPr>
        <w:t xml:space="preserve"> 方法</w:t>
      </w:r>
      <w:r w:rsidR="00E83B2A">
        <w:rPr>
          <w:rFonts w:ascii="游明朝" w:eastAsia="游明朝" w:hAnsi="游明朝" w:hint="eastAsia"/>
        </w:rPr>
        <w:t>,</w:t>
      </w:r>
      <w:r w:rsidR="00E83B2A">
        <w:rPr>
          <w:rFonts w:ascii="游明朝" w:eastAsia="游明朝" w:hAnsi="游明朝"/>
        </w:rPr>
        <w:t xml:space="preserve"> </w:t>
      </w:r>
      <w:r w:rsidR="0086542B">
        <w:rPr>
          <w:rFonts w:ascii="游明朝" w:eastAsia="游明朝" w:hAnsi="游明朝"/>
        </w:rPr>
        <w:t>深さの自由度が高くなるということにすぎません</w:t>
      </w:r>
      <w:r w:rsidR="00E83B2A">
        <w:rPr>
          <w:rFonts w:ascii="游明朝" w:eastAsia="游明朝" w:hAnsi="游明朝" w:hint="eastAsia"/>
        </w:rPr>
        <w:t>.</w:t>
      </w:r>
      <w:r w:rsidR="00E83B2A">
        <w:rPr>
          <w:rFonts w:ascii="游明朝" w:eastAsia="游明朝" w:hAnsi="游明朝"/>
        </w:rPr>
        <w:t xml:space="preserve"> </w:t>
      </w:r>
      <w:r w:rsidR="0086542B">
        <w:rPr>
          <w:rFonts w:ascii="游明朝" w:eastAsia="游明朝" w:hAnsi="游明朝"/>
        </w:rPr>
        <w:t>広い海の中</w:t>
      </w:r>
      <w:r w:rsidR="00E83B2A">
        <w:rPr>
          <w:rFonts w:ascii="游明朝" w:eastAsia="游明朝" w:hAnsi="游明朝" w:hint="eastAsia"/>
        </w:rPr>
        <w:t>,</w:t>
      </w:r>
      <w:r w:rsidR="00E83B2A">
        <w:rPr>
          <w:rFonts w:ascii="游明朝" w:eastAsia="游明朝" w:hAnsi="游明朝"/>
        </w:rPr>
        <w:t xml:space="preserve"> 何を</w:t>
      </w:r>
      <w:r w:rsidR="0086542B">
        <w:rPr>
          <w:rFonts w:ascii="游明朝" w:eastAsia="游明朝" w:hAnsi="游明朝" w:hint="eastAsia"/>
        </w:rPr>
        <w:t>目的に</w:t>
      </w:r>
      <w:r w:rsidR="00E83B2A">
        <w:rPr>
          <w:rFonts w:ascii="游明朝" w:eastAsia="游明朝" w:hAnsi="游明朝" w:hint="eastAsia"/>
        </w:rPr>
        <w:t>,</w:t>
      </w:r>
      <w:r w:rsidR="00E83B2A">
        <w:rPr>
          <w:rFonts w:ascii="游明朝" w:eastAsia="游明朝" w:hAnsi="游明朝"/>
        </w:rPr>
        <w:t xml:space="preserve"> どこで</w:t>
      </w:r>
      <w:r w:rsidR="00E83B2A">
        <w:rPr>
          <w:rFonts w:ascii="游明朝" w:eastAsia="游明朝" w:hAnsi="游明朝" w:hint="eastAsia"/>
        </w:rPr>
        <w:t>,</w:t>
      </w:r>
      <w:r w:rsidR="00E83B2A">
        <w:rPr>
          <w:rFonts w:ascii="游明朝" w:eastAsia="游明朝" w:hAnsi="游明朝"/>
        </w:rPr>
        <w:t xml:space="preserve"> どこまで</w:t>
      </w:r>
      <w:r w:rsidR="00E83B2A">
        <w:rPr>
          <w:rFonts w:ascii="游明朝" w:eastAsia="游明朝" w:hAnsi="游明朝" w:hint="eastAsia"/>
        </w:rPr>
        <w:t>,</w:t>
      </w:r>
      <w:r w:rsidR="00E83B2A">
        <w:rPr>
          <w:rFonts w:ascii="游明朝" w:eastAsia="游明朝" w:hAnsi="游明朝"/>
        </w:rPr>
        <w:t xml:space="preserve"> なにを使ってサルベージする</w:t>
      </w:r>
      <w:r w:rsidR="0086542B">
        <w:rPr>
          <w:rFonts w:ascii="游明朝" w:eastAsia="游明朝" w:hAnsi="游明朝"/>
        </w:rPr>
        <w:t>の</w:t>
      </w:r>
      <w:r w:rsidR="00E83B2A">
        <w:rPr>
          <w:rFonts w:ascii="游明朝" w:eastAsia="游明朝" w:hAnsi="游明朝"/>
        </w:rPr>
        <w:t>か</w:t>
      </w:r>
      <w:r w:rsidR="0086542B">
        <w:rPr>
          <w:rFonts w:ascii="游明朝" w:eastAsia="游明朝" w:hAnsi="游明朝" w:hint="eastAsia"/>
        </w:rPr>
        <w:t>.</w:t>
      </w:r>
      <w:r w:rsidR="0086542B">
        <w:rPr>
          <w:rFonts w:ascii="游明朝" w:eastAsia="游明朝" w:hAnsi="游明朝"/>
        </w:rPr>
        <w:t xml:space="preserve"> </w:t>
      </w:r>
      <w:r w:rsidR="00E83B2A">
        <w:rPr>
          <w:rFonts w:ascii="游明朝" w:eastAsia="游明朝" w:hAnsi="游明朝"/>
        </w:rPr>
        <w:t>選択肢が無数にあ</w:t>
      </w:r>
      <w:r w:rsidR="0086542B">
        <w:rPr>
          <w:rFonts w:ascii="游明朝" w:eastAsia="游明朝" w:hAnsi="游明朝"/>
        </w:rPr>
        <w:t>っても</w:t>
      </w:r>
      <w:r w:rsidR="00E83B2A">
        <w:rPr>
          <w:rFonts w:ascii="游明朝" w:eastAsia="游明朝" w:hAnsi="游明朝" w:hint="eastAsia"/>
        </w:rPr>
        <w:t>,</w:t>
      </w:r>
      <w:r w:rsidR="0086542B">
        <w:rPr>
          <w:rFonts w:ascii="游明朝" w:eastAsia="游明朝" w:hAnsi="游明朝" w:hint="eastAsia"/>
        </w:rPr>
        <w:t xml:space="preserve"> </w:t>
      </w:r>
      <w:r w:rsidR="0086542B">
        <w:rPr>
          <w:rFonts w:ascii="游明朝" w:eastAsia="游明朝" w:hAnsi="游明朝"/>
        </w:rPr>
        <w:t>かえって迷ってしまいます</w:t>
      </w:r>
      <w:r w:rsidR="0086542B">
        <w:rPr>
          <w:rFonts w:ascii="游明朝" w:eastAsia="游明朝" w:hAnsi="游明朝" w:hint="eastAsia"/>
        </w:rPr>
        <w:t>.</w:t>
      </w:r>
      <w:r w:rsidR="0086542B">
        <w:rPr>
          <w:rFonts w:ascii="游明朝" w:eastAsia="游明朝" w:hAnsi="游明朝"/>
        </w:rPr>
        <w:t xml:space="preserve"> 実は選択肢が多いことで</w:t>
      </w:r>
      <w:r w:rsidR="0086542B">
        <w:rPr>
          <w:rFonts w:ascii="游明朝" w:eastAsia="游明朝" w:hAnsi="游明朝" w:hint="eastAsia"/>
        </w:rPr>
        <w:t>,</w:t>
      </w:r>
      <w:r w:rsidR="0086542B">
        <w:rPr>
          <w:rFonts w:ascii="游明朝" w:eastAsia="游明朝" w:hAnsi="游明朝"/>
        </w:rPr>
        <w:t xml:space="preserve"> 逆にアイデアは生</w:t>
      </w:r>
      <w:r w:rsidR="0086542B">
        <w:rPr>
          <w:rFonts w:ascii="游明朝" w:eastAsia="游明朝" w:hAnsi="游明朝"/>
        </w:rPr>
        <w:lastRenderedPageBreak/>
        <w:t>まれにくくなってしまうことがあるのです</w:t>
      </w:r>
      <w:r w:rsidR="00E83B2A">
        <w:rPr>
          <w:rFonts w:ascii="游明朝" w:eastAsia="游明朝" w:hAnsi="游明朝" w:hint="eastAsia"/>
        </w:rPr>
        <w:t>.</w:t>
      </w:r>
      <w:r w:rsidR="00E83B2A">
        <w:rPr>
          <w:rFonts w:ascii="游明朝" w:eastAsia="游明朝" w:hAnsi="游明朝"/>
        </w:rPr>
        <w:t xml:space="preserve"> 個人の意見ですが</w:t>
      </w:r>
      <w:r w:rsidR="00E83B2A">
        <w:rPr>
          <w:rFonts w:ascii="游明朝" w:eastAsia="游明朝" w:hAnsi="游明朝" w:hint="eastAsia"/>
        </w:rPr>
        <w:t>,</w:t>
      </w:r>
      <w:r w:rsidR="00E83B2A">
        <w:rPr>
          <w:rFonts w:ascii="游明朝" w:eastAsia="游明朝" w:hAnsi="游明朝"/>
        </w:rPr>
        <w:t xml:space="preserve"> 良いアイデアは制限のなか</w:t>
      </w:r>
      <w:r w:rsidR="0086542B">
        <w:rPr>
          <w:rFonts w:ascii="游明朝" w:eastAsia="游明朝" w:hAnsi="游明朝"/>
        </w:rPr>
        <w:t>でこそ</w:t>
      </w:r>
      <w:r w:rsidR="00E83B2A">
        <w:rPr>
          <w:rFonts w:ascii="游明朝" w:eastAsia="游明朝" w:hAnsi="游明朝"/>
        </w:rPr>
        <w:t>生まれると思っています</w:t>
      </w:r>
      <w:r w:rsidR="00E83B2A">
        <w:rPr>
          <w:rFonts w:ascii="游明朝" w:eastAsia="游明朝" w:hAnsi="游明朝" w:hint="eastAsia"/>
        </w:rPr>
        <w:t>.</w:t>
      </w:r>
      <w:r w:rsidR="00E83B2A">
        <w:rPr>
          <w:rFonts w:ascii="游明朝" w:eastAsia="游明朝" w:hAnsi="游明朝"/>
        </w:rPr>
        <w:t xml:space="preserve"> </w:t>
      </w:r>
      <w:ins w:id="3" w:author="Microsoft アカウント" w:date="2026-02-03T11:29:00Z">
        <w:r w:rsidR="00ED72A6">
          <w:rPr>
            <w:rFonts w:ascii="游明朝" w:eastAsia="游明朝" w:hAnsi="游明朝"/>
          </w:rPr>
          <w:t>それは「</w:t>
        </w:r>
      </w:ins>
      <w:ins w:id="4" w:author="Microsoft アカウント" w:date="2026-02-03T11:30:00Z">
        <w:r w:rsidR="00ED72A6">
          <w:rPr>
            <w:rFonts w:ascii="游明朝" w:eastAsia="游明朝" w:hAnsi="游明朝" w:hint="eastAsia"/>
          </w:rPr>
          <w:t>第二部</w:t>
        </w:r>
      </w:ins>
      <w:ins w:id="5" w:author="Microsoft アカウント" w:date="2026-02-03T11:37:00Z">
        <w:r w:rsidR="00ED72A6">
          <w:rPr>
            <w:rFonts w:ascii="游明朝" w:eastAsia="游明朝" w:hAnsi="游明朝" w:hint="eastAsia"/>
          </w:rPr>
          <w:t xml:space="preserve"> </w:t>
        </w:r>
      </w:ins>
      <w:bookmarkStart w:id="6" w:name="_GoBack"/>
      <w:bookmarkEnd w:id="6"/>
      <w:ins w:id="7" w:author="Microsoft アカウント" w:date="2026-02-03T11:30:00Z">
        <w:r w:rsidR="00ED72A6" w:rsidRPr="00F421E2">
          <w:rPr>
            <w:rFonts w:ascii="游明朝" w:eastAsia="游明朝" w:hAnsi="游明朝"/>
          </w:rPr>
          <w:t>３・</w:t>
        </w:r>
        <w:r w:rsidR="00ED72A6" w:rsidRPr="00F421E2">
          <w:rPr>
            <w:rFonts w:ascii="游明朝" w:eastAsia="游明朝" w:hAnsi="游明朝" w:hint="eastAsia"/>
          </w:rPr>
          <w:t>掘り方を考えるための統計知識</w:t>
        </w:r>
        <w:r w:rsidR="00ED72A6">
          <w:rPr>
            <w:rFonts w:ascii="游明朝" w:eastAsia="游明朝" w:hAnsi="游明朝"/>
          </w:rPr>
          <w:t>（→P.〇）</w:t>
        </w:r>
      </w:ins>
      <w:ins w:id="8" w:author="Microsoft アカウント" w:date="2026-02-03T11:29:00Z">
        <w:r w:rsidR="00ED72A6">
          <w:rPr>
            <w:rFonts w:ascii="游明朝" w:eastAsia="游明朝" w:hAnsi="游明朝"/>
          </w:rPr>
          <w:t>」でお話しした統計手法でできる研究に限定することも同様です</w:t>
        </w:r>
        <w:r w:rsidR="00ED72A6">
          <w:rPr>
            <w:rFonts w:ascii="游明朝" w:eastAsia="游明朝" w:hAnsi="游明朝" w:hint="eastAsia"/>
          </w:rPr>
          <w:t>.</w:t>
        </w:r>
        <w:r w:rsidR="00ED72A6">
          <w:rPr>
            <w:rFonts w:ascii="游明朝" w:eastAsia="游明朝" w:hAnsi="游明朝"/>
          </w:rPr>
          <w:t xml:space="preserve"> </w:t>
        </w:r>
      </w:ins>
      <w:r w:rsidR="00E83B2A">
        <w:rPr>
          <w:rFonts w:ascii="游明朝" w:eastAsia="游明朝" w:hAnsi="游明朝"/>
        </w:rPr>
        <w:t>初代「ドラゴンクエスト」の制作秘話をみて</w:t>
      </w:r>
      <w:r w:rsidR="00E83B2A">
        <w:rPr>
          <w:rFonts w:ascii="游明朝" w:eastAsia="游明朝" w:hAnsi="游明朝" w:hint="eastAsia"/>
        </w:rPr>
        <w:t>ください</w:t>
      </w:r>
      <w:r w:rsidR="00E83B2A">
        <w:rPr>
          <w:rFonts w:ascii="游明朝" w:eastAsia="游明朝" w:hAnsi="游明朝"/>
        </w:rPr>
        <w:t xml:space="preserve">. </w:t>
      </w:r>
      <w:r w:rsidR="0057158E">
        <w:rPr>
          <w:rFonts w:ascii="游明朝" w:eastAsia="游明朝" w:hAnsi="游明朝" w:hint="eastAsia"/>
        </w:rPr>
        <w:t>スマホの写真1枚よりも</w:t>
      </w:r>
      <w:r w:rsidR="00E83B2A">
        <w:rPr>
          <w:rFonts w:ascii="游明朝" w:eastAsia="游明朝" w:hAnsi="游明朝"/>
        </w:rPr>
        <w:t>小さな容量で</w:t>
      </w:r>
      <w:r w:rsidR="00E83B2A">
        <w:rPr>
          <w:rFonts w:ascii="游明朝" w:eastAsia="游明朝" w:hAnsi="游明朝" w:hint="eastAsia"/>
        </w:rPr>
        <w:t>,</w:t>
      </w:r>
      <w:r w:rsidR="00E83B2A">
        <w:rPr>
          <w:rFonts w:ascii="游明朝" w:eastAsia="游明朝" w:hAnsi="游明朝"/>
        </w:rPr>
        <w:t xml:space="preserve"> </w:t>
      </w:r>
      <w:r w:rsidR="0057158E">
        <w:rPr>
          <w:rFonts w:ascii="游明朝" w:eastAsia="游明朝" w:hAnsi="游明朝"/>
        </w:rPr>
        <w:t>約</w:t>
      </w:r>
      <w:r w:rsidR="0057158E">
        <w:rPr>
          <w:rFonts w:ascii="游明朝" w:eastAsia="游明朝" w:hAnsi="游明朝" w:hint="eastAsia"/>
        </w:rPr>
        <w:t>5ヶ月</w:t>
      </w:r>
      <w:r w:rsidR="0057158E">
        <w:rPr>
          <w:rFonts w:ascii="游明朝" w:eastAsia="游明朝" w:hAnsi="游明朝"/>
        </w:rPr>
        <w:t>という非常に</w:t>
      </w:r>
      <w:r w:rsidR="00E83B2A">
        <w:rPr>
          <w:rFonts w:ascii="游明朝" w:eastAsia="游明朝" w:hAnsi="游明朝"/>
        </w:rPr>
        <w:t>短い期間</w:t>
      </w:r>
      <w:r w:rsidR="0057158E">
        <w:rPr>
          <w:rFonts w:ascii="游明朝" w:eastAsia="游明朝" w:hAnsi="游明朝" w:hint="eastAsia"/>
        </w:rPr>
        <w:t>で,</w:t>
      </w:r>
      <w:r w:rsidR="0057158E">
        <w:rPr>
          <w:rFonts w:ascii="游明朝" w:eastAsia="游明朝" w:hAnsi="游明朝"/>
        </w:rPr>
        <w:t xml:space="preserve"> </w:t>
      </w:r>
      <w:r w:rsidR="0057158E">
        <w:rPr>
          <w:rFonts w:ascii="游明朝" w:eastAsia="游明朝" w:hAnsi="游明朝" w:hint="eastAsia"/>
        </w:rPr>
        <w:t>後世まで続く神ゲーを作りました</w:t>
      </w:r>
      <w:r w:rsidR="00011760">
        <w:rPr>
          <w:rFonts w:ascii="游明朝" w:eastAsia="游明朝" w:hAnsi="游明朝"/>
        </w:rPr>
        <w:fldChar w:fldCharType="begin"/>
      </w:r>
      <w:r w:rsidR="00011760">
        <w:rPr>
          <w:rFonts w:ascii="游明朝" w:eastAsia="游明朝" w:hAnsi="游明朝"/>
        </w:rPr>
        <w:instrText xml:space="preserve"> ADDIN EN.CITE &lt;EndNote&gt;&lt;Cite&gt;&lt;Author&gt;文化庁メディア芸術プラザ&lt;/Author&gt;&lt;Year&gt;2026年1月26日閲覧&lt;/Year&gt;&lt;RecNum&gt;1812&lt;/RecNum&gt;&lt;DisplayText&gt;[3]&lt;/DisplayText&gt;&lt;record&gt;&lt;rec-number&gt;1812&lt;/rec-number&gt;&lt;foreign-keys&gt;&lt;key app="EN" db-id="5ep5wtfv09xztzeasdvxprabpr0fwses25wr" timestamp="1769420752"&gt;1812&lt;/key&gt;&lt;/foreign-keys&gt;&lt;ref-type name="Web Page"&gt;12&lt;/ref-type&gt;&lt;contributors&gt;&lt;authors&gt;&lt;author&gt;&lt;style face="normal" font="default" charset="128" size="100%"&gt;文化庁メディア芸術プラザ&lt;/style&gt;&lt;/author&gt;&lt;/authors&gt;&lt;/contributors&gt;&lt;titles&gt;&lt;title&gt;&lt;style face="normal" font="default" size="100%"&gt;Entertainment Meister - Vol.2 &lt;/style&gt;&lt;style face="normal" font="default" charset="128" size="100%"&gt;堀井&lt;/style&gt;&lt;style face="normal" font="default" size="100%"&gt; &lt;/style&gt;&lt;style face="normal" font="default" charset="128" size="100%"&gt;雄二&lt;/style&gt;&lt;style face="normal" font="default" size="100%"&gt; &lt;/style&gt;&lt;style face="normal" font="default" charset="128" size="100%"&gt;インタビュー&lt;/style&gt;&lt;/title&gt;&lt;/titles&gt;&lt;dates&gt;&lt;year&gt;&lt;style face="normal" font="default" size="100%"&gt;2026&lt;/style&gt;&lt;style face="normal" font="default" charset="128" size="100%"&gt;年&lt;/style&gt;&lt;style face="normal" font="default" size="100%"&gt;1&lt;/style&gt;&lt;style face="normal" font="default" charset="128" size="100%"&gt;月&lt;/style&gt;&lt;style face="normal" font="default" size="100%"&gt;26&lt;/style&gt;&lt;style face="normal" font="default" charset="128" size="100%"&gt;日閲覧&lt;/style&gt;&lt;/year&gt;&lt;/dates&gt;&lt;urls&gt;&lt;related-urls&gt;&lt;url&gt;https://web.archive.org/web/20100614061622/http://plaza.bunka.go.jp/museum/meister/entertainment/vol2/&lt;/url&gt;&lt;/related-urls&gt;&lt;/urls&gt;&lt;/record&gt;&lt;/Cite&gt;&lt;/EndNote&gt;</w:instrText>
      </w:r>
      <w:r w:rsidR="00011760">
        <w:rPr>
          <w:rFonts w:ascii="游明朝" w:eastAsia="游明朝" w:hAnsi="游明朝"/>
        </w:rPr>
        <w:fldChar w:fldCharType="separate"/>
      </w:r>
      <w:r w:rsidR="00011760">
        <w:rPr>
          <w:rFonts w:ascii="游明朝" w:eastAsia="游明朝" w:hAnsi="游明朝"/>
          <w:noProof/>
        </w:rPr>
        <w:t>[3]</w:t>
      </w:r>
      <w:r w:rsidR="00011760">
        <w:rPr>
          <w:rFonts w:ascii="游明朝" w:eastAsia="游明朝" w:hAnsi="游明朝"/>
        </w:rPr>
        <w:fldChar w:fldCharType="end"/>
      </w:r>
      <w:r w:rsidR="0057158E">
        <w:rPr>
          <w:rFonts w:ascii="游明朝" w:eastAsia="游明朝" w:hAnsi="游明朝" w:hint="eastAsia"/>
        </w:rPr>
        <w:t>.</w:t>
      </w:r>
      <w:r w:rsidR="0057158E">
        <w:rPr>
          <w:rFonts w:ascii="游明朝" w:eastAsia="游明朝" w:hAnsi="游明朝"/>
        </w:rPr>
        <w:t xml:space="preserve"> </w:t>
      </w:r>
      <w:r w:rsidR="0086542B">
        <w:rPr>
          <w:rFonts w:ascii="游明朝" w:eastAsia="游明朝" w:hAnsi="游明朝"/>
        </w:rPr>
        <w:t>そこにはとてつもない工夫とアイデアが詰め込まれています</w:t>
      </w:r>
      <w:r w:rsidR="0086542B">
        <w:rPr>
          <w:rFonts w:ascii="游明朝" w:eastAsia="游明朝" w:hAnsi="游明朝" w:hint="eastAsia"/>
        </w:rPr>
        <w:t>.</w:t>
      </w:r>
      <w:r w:rsidR="0086542B">
        <w:rPr>
          <w:rFonts w:ascii="游明朝" w:eastAsia="游明朝" w:hAnsi="游明朝"/>
        </w:rPr>
        <w:t xml:space="preserve"> </w:t>
      </w:r>
      <w:r w:rsidR="0057158E">
        <w:rPr>
          <w:rFonts w:ascii="游明朝" w:eastAsia="游明朝" w:hAnsi="游明朝"/>
        </w:rPr>
        <w:t>制約と誓約の</w:t>
      </w:r>
      <w:r w:rsidR="0086542B">
        <w:rPr>
          <w:rFonts w:ascii="游明朝" w:eastAsia="游明朝" w:hAnsi="游明朝"/>
        </w:rPr>
        <w:t>中</w:t>
      </w:r>
      <w:r w:rsidR="0057158E">
        <w:rPr>
          <w:rFonts w:ascii="游明朝" w:eastAsia="游明朝" w:hAnsi="游明朝"/>
        </w:rPr>
        <w:t>で</w:t>
      </w:r>
      <w:r w:rsidR="0086542B">
        <w:rPr>
          <w:rFonts w:ascii="游明朝" w:eastAsia="游明朝" w:hAnsi="游明朝" w:hint="eastAsia"/>
        </w:rPr>
        <w:t>,</w:t>
      </w:r>
      <w:r w:rsidR="0086542B">
        <w:rPr>
          <w:rFonts w:ascii="游明朝" w:eastAsia="游明朝" w:hAnsi="游明朝"/>
        </w:rPr>
        <w:t xml:space="preserve"> </w:t>
      </w:r>
      <w:r w:rsidR="0086542B" w:rsidRPr="0086542B">
        <w:rPr>
          <w:rFonts w:ascii="游明朝" w:eastAsia="游明朝" w:hAnsi="游明朝" w:hint="eastAsia"/>
        </w:rPr>
        <w:t>苦心惨憺</w:t>
      </w:r>
      <w:r w:rsidR="0086542B">
        <w:rPr>
          <w:rFonts w:ascii="游明朝" w:eastAsia="游明朝" w:hAnsi="游明朝" w:hint="eastAsia"/>
        </w:rPr>
        <w:t>し,</w:t>
      </w:r>
      <w:r w:rsidR="0086542B">
        <w:rPr>
          <w:rFonts w:ascii="游明朝" w:eastAsia="游明朝" w:hAnsi="游明朝"/>
        </w:rPr>
        <w:t xml:space="preserve"> </w:t>
      </w:r>
      <w:r w:rsidR="0086542B" w:rsidRPr="0086542B">
        <w:rPr>
          <w:rFonts w:ascii="游明朝" w:eastAsia="游明朝" w:hAnsi="游明朝" w:hint="eastAsia"/>
        </w:rPr>
        <w:t>試行錯誤</w:t>
      </w:r>
      <w:r w:rsidR="0086542B">
        <w:rPr>
          <w:rFonts w:ascii="游明朝" w:eastAsia="游明朝" w:hAnsi="游明朝" w:hint="eastAsia"/>
        </w:rPr>
        <w:t>を重ね,</w:t>
      </w:r>
      <w:r w:rsidR="0086542B">
        <w:rPr>
          <w:rFonts w:ascii="游明朝" w:eastAsia="游明朝" w:hAnsi="游明朝"/>
        </w:rPr>
        <w:t xml:space="preserve"> どうすれば良いものができるかと知恵を絞る</w:t>
      </w:r>
      <w:r w:rsidR="0057158E">
        <w:rPr>
          <w:rFonts w:ascii="游明朝" w:eastAsia="游明朝" w:hAnsi="游明朝"/>
        </w:rPr>
        <w:t>ことこそが</w:t>
      </w:r>
      <w:r w:rsidR="0057158E">
        <w:rPr>
          <w:rFonts w:ascii="游明朝" w:eastAsia="游明朝" w:hAnsi="游明朝" w:hint="eastAsia"/>
        </w:rPr>
        <w:t>,</w:t>
      </w:r>
      <w:r w:rsidR="0057158E">
        <w:rPr>
          <w:rFonts w:ascii="游明朝" w:eastAsia="游明朝" w:hAnsi="游明朝"/>
        </w:rPr>
        <w:t xml:space="preserve"> 良いアイデアにつながるものと考えます</w:t>
      </w:r>
      <w:r w:rsidR="0057158E">
        <w:rPr>
          <w:rFonts w:ascii="游明朝" w:eastAsia="游明朝" w:hAnsi="游明朝" w:hint="eastAsia"/>
        </w:rPr>
        <w:t>.</w:t>
      </w:r>
    </w:p>
    <w:p w14:paraId="5B86B04F" w14:textId="77777777" w:rsidR="0069054B" w:rsidRDefault="0069054B" w:rsidP="006709D5">
      <w:pPr>
        <w:rPr>
          <w:rFonts w:ascii="游明朝" w:eastAsia="游明朝" w:hAnsi="游明朝"/>
        </w:rPr>
      </w:pPr>
    </w:p>
    <w:p w14:paraId="5926B30B" w14:textId="3EADDFFB" w:rsidR="0069054B" w:rsidRDefault="0069054B" w:rsidP="006709D5">
      <w:pPr>
        <w:rPr>
          <w:rFonts w:ascii="游明朝" w:eastAsia="游明朝" w:hAnsi="游明朝"/>
        </w:rPr>
      </w:pPr>
      <w:r>
        <w:rPr>
          <w:rFonts w:ascii="游明朝" w:eastAsia="游明朝" w:hAnsi="游明朝"/>
        </w:rPr>
        <w:t>ヨミカキ「</w:t>
      </w:r>
      <w:r w:rsidR="0086542B">
        <w:rPr>
          <w:rFonts w:ascii="游明朝" w:eastAsia="游明朝" w:hAnsi="游明朝"/>
        </w:rPr>
        <w:t>”</w:t>
      </w:r>
      <w:r>
        <w:rPr>
          <w:rFonts w:ascii="游明朝" w:eastAsia="游明朝" w:hAnsi="游明朝"/>
        </w:rPr>
        <w:t>ほら</w:t>
      </w:r>
      <w:r>
        <w:rPr>
          <w:rFonts w:ascii="游明朝" w:eastAsia="游明朝" w:hAnsi="游明朝" w:hint="eastAsia"/>
        </w:rPr>
        <w:t>,</w:t>
      </w:r>
      <w:r>
        <w:rPr>
          <w:rFonts w:ascii="游明朝" w:eastAsia="游明朝" w:hAnsi="游明朝"/>
        </w:rPr>
        <w:t xml:space="preserve"> 自由にやっていいよ</w:t>
      </w:r>
      <w:r w:rsidR="0086542B">
        <w:rPr>
          <w:rFonts w:ascii="游明朝" w:eastAsia="游明朝" w:hAnsi="游明朝" w:hint="eastAsia"/>
        </w:rPr>
        <w:t>“</w:t>
      </w:r>
      <w:r>
        <w:rPr>
          <w:rFonts w:ascii="游明朝" w:eastAsia="游明朝" w:hAnsi="游明朝"/>
        </w:rPr>
        <w:t>と言われても</w:t>
      </w:r>
      <w:r>
        <w:rPr>
          <w:rFonts w:ascii="游明朝" w:eastAsia="游明朝" w:hAnsi="游明朝" w:hint="eastAsia"/>
        </w:rPr>
        <w:t>,</w:t>
      </w:r>
      <w:r w:rsidR="0086542B">
        <w:rPr>
          <w:rFonts w:ascii="游明朝" w:eastAsia="游明朝" w:hAnsi="游明朝" w:hint="eastAsia"/>
        </w:rPr>
        <w:t xml:space="preserve"> </w:t>
      </w:r>
      <w:r>
        <w:rPr>
          <w:rFonts w:ascii="游明朝" w:eastAsia="游明朝" w:hAnsi="游明朝"/>
        </w:rPr>
        <w:t>どうすればいいのか分かりにくいわな」</w:t>
      </w:r>
    </w:p>
    <w:p w14:paraId="3E4D1887" w14:textId="38EBE92F" w:rsidR="0069054B" w:rsidRDefault="0069054B" w:rsidP="006709D5">
      <w:pPr>
        <w:rPr>
          <w:rFonts w:ascii="游明朝" w:eastAsia="游明朝" w:hAnsi="游明朝"/>
        </w:rPr>
      </w:pPr>
      <w:r>
        <w:rPr>
          <w:rFonts w:ascii="游明朝" w:eastAsia="游明朝" w:hAnsi="游明朝"/>
        </w:rPr>
        <w:t>てべ猫「選択肢が多すぎるのも困りものってこと？」</w:t>
      </w:r>
    </w:p>
    <w:p w14:paraId="4D5D8352" w14:textId="53246930" w:rsidR="0069054B" w:rsidRPr="0069054B" w:rsidRDefault="0069054B" w:rsidP="006709D5">
      <w:pPr>
        <w:rPr>
          <w:rFonts w:ascii="游明朝" w:eastAsia="游明朝" w:hAnsi="游明朝"/>
        </w:rPr>
      </w:pPr>
      <w:r>
        <w:rPr>
          <w:rFonts w:ascii="游明朝" w:eastAsia="游明朝" w:hAnsi="游明朝"/>
        </w:rPr>
        <w:t>ヨミカキ「その通り</w:t>
      </w:r>
      <w:r>
        <w:rPr>
          <w:rFonts w:ascii="游明朝" w:eastAsia="游明朝" w:hAnsi="游明朝" w:hint="eastAsia"/>
        </w:rPr>
        <w:t>.</w:t>
      </w:r>
      <w:r>
        <w:rPr>
          <w:rFonts w:ascii="游明朝" w:eastAsia="游明朝" w:hAnsi="游明朝"/>
        </w:rPr>
        <w:t xml:space="preserve"> 大海原を端から端まで探し回るのは難しいが</w:t>
      </w:r>
      <w:r>
        <w:rPr>
          <w:rFonts w:ascii="游明朝" w:eastAsia="游明朝" w:hAnsi="游明朝" w:hint="eastAsia"/>
        </w:rPr>
        <w:t>,</w:t>
      </w:r>
      <w:r>
        <w:rPr>
          <w:rFonts w:ascii="游明朝" w:eastAsia="游明朝" w:hAnsi="游明朝"/>
        </w:rPr>
        <w:t xml:space="preserve"> 一坪の海岸線に限定して探した方が, 珍しい発見ができ</w:t>
      </w:r>
      <w:r w:rsidR="00940564">
        <w:rPr>
          <w:rFonts w:ascii="游明朝" w:eastAsia="游明朝" w:hAnsi="游明朝" w:hint="eastAsia"/>
        </w:rPr>
        <w:t>ことがある</w:t>
      </w:r>
      <w:r>
        <w:rPr>
          <w:rFonts w:ascii="游明朝" w:eastAsia="游明朝" w:hAnsi="游明朝"/>
        </w:rPr>
        <w:t>」</w:t>
      </w:r>
    </w:p>
    <w:p w14:paraId="118A858F" w14:textId="4A1D9B95" w:rsidR="00E83B2A" w:rsidRPr="006709D5" w:rsidRDefault="0069054B" w:rsidP="006709D5">
      <w:pPr>
        <w:rPr>
          <w:rFonts w:ascii="游明朝" w:eastAsia="游明朝" w:hAnsi="游明朝"/>
        </w:rPr>
      </w:pPr>
      <w:r>
        <w:rPr>
          <w:rFonts w:ascii="游明朝" w:eastAsia="游明朝" w:hAnsi="游明朝" w:hint="eastAsia"/>
        </w:rPr>
        <w:t>てべ猫「つまり,</w:t>
      </w:r>
      <w:r>
        <w:rPr>
          <w:rFonts w:ascii="游明朝" w:eastAsia="游明朝" w:hAnsi="游明朝"/>
        </w:rPr>
        <w:t xml:space="preserve"> </w:t>
      </w:r>
      <w:r w:rsidR="00940564">
        <w:rPr>
          <w:rFonts w:ascii="游明朝" w:eastAsia="游明朝" w:hAnsi="游明朝"/>
        </w:rPr>
        <w:t>研究資金がないために範囲を限定されることで</w:t>
      </w:r>
      <w:r w:rsidR="00940564">
        <w:rPr>
          <w:rFonts w:ascii="游明朝" w:eastAsia="游明朝" w:hAnsi="游明朝" w:hint="eastAsia"/>
        </w:rPr>
        <w:t>,</w:t>
      </w:r>
      <w:r w:rsidR="00940564">
        <w:rPr>
          <w:rFonts w:ascii="游明朝" w:eastAsia="游明朝" w:hAnsi="游明朝"/>
        </w:rPr>
        <w:t xml:space="preserve"> </w:t>
      </w:r>
      <w:r>
        <w:rPr>
          <w:rFonts w:ascii="游明朝" w:eastAsia="游明朝" w:hAnsi="游明朝"/>
        </w:rPr>
        <w:t>逆にアイデアが出しやすくなる</w:t>
      </w:r>
      <w:r w:rsidR="00940564">
        <w:rPr>
          <w:rFonts w:ascii="游明朝" w:eastAsia="游明朝" w:hAnsi="游明朝"/>
        </w:rPr>
        <w:t>かも</w:t>
      </w:r>
      <w:r>
        <w:rPr>
          <w:rFonts w:ascii="游明朝" w:eastAsia="游明朝" w:hAnsi="游明朝"/>
        </w:rPr>
        <w:t>ってことだね</w:t>
      </w:r>
      <w:r>
        <w:rPr>
          <w:rFonts w:ascii="游明朝" w:eastAsia="游明朝" w:hAnsi="游明朝" w:hint="eastAsia"/>
        </w:rPr>
        <w:t>」</w:t>
      </w:r>
    </w:p>
    <w:p w14:paraId="24A68FF6" w14:textId="77777777" w:rsidR="003F670F" w:rsidRPr="006709D5" w:rsidRDefault="003F670F" w:rsidP="005655C5">
      <w:pPr>
        <w:rPr>
          <w:rFonts w:ascii="游明朝" w:eastAsia="游明朝" w:hAnsi="游明朝"/>
        </w:rPr>
      </w:pPr>
    </w:p>
    <w:p w14:paraId="7776AB4C" w14:textId="77777777" w:rsidR="00114FA1" w:rsidRPr="00114AB3" w:rsidRDefault="00114FA1" w:rsidP="00114FA1">
      <w:pPr>
        <w:rPr>
          <w:rFonts w:ascii="游明朝" w:eastAsia="游明朝" w:hAnsi="游明朝"/>
        </w:rPr>
      </w:pPr>
      <w:bookmarkStart w:id="9" w:name="_Hlk215085567"/>
      <w:commentRangeStart w:id="10"/>
      <w:r w:rsidRPr="00114AB3">
        <w:rPr>
          <w:rFonts w:ascii="游明朝" w:eastAsia="游明朝" w:hAnsi="游明朝" w:hint="eastAsia"/>
        </w:rPr>
        <w:t>覚え書</w:t>
      </w:r>
    </w:p>
    <w:p w14:paraId="1E96800B" w14:textId="3B681ECB" w:rsidR="00114FA1" w:rsidRPr="00114AB3" w:rsidRDefault="00114FA1" w:rsidP="00114FA1">
      <w:pPr>
        <w:rPr>
          <w:rFonts w:ascii="游明朝" w:eastAsia="游明朝" w:hAnsi="游明朝"/>
        </w:rPr>
      </w:pPr>
      <w:r w:rsidRPr="00114AB3">
        <w:rPr>
          <w:rFonts w:ascii="游明朝" w:eastAsia="游明朝" w:hAnsi="游明朝" w:hint="eastAsia"/>
        </w:rPr>
        <w:t>・</w:t>
      </w:r>
      <w:r w:rsidR="00D11B0F">
        <w:rPr>
          <w:rFonts w:ascii="游明朝" w:eastAsia="游明朝" w:hAnsi="游明朝" w:hint="eastAsia"/>
        </w:rPr>
        <w:t>研究には資金が必要な場合も多いが,</w:t>
      </w:r>
      <w:r w:rsidR="00D11B0F">
        <w:rPr>
          <w:rFonts w:ascii="游明朝" w:eastAsia="游明朝" w:hAnsi="游明朝"/>
        </w:rPr>
        <w:t xml:space="preserve"> </w:t>
      </w:r>
      <w:r w:rsidR="00D11B0F" w:rsidRPr="00D11B0F">
        <w:rPr>
          <w:rFonts w:ascii="游明朝" w:eastAsia="游明朝" w:hAnsi="游明朝" w:hint="eastAsia"/>
        </w:rPr>
        <w:t>研究</w:t>
      </w:r>
      <w:r w:rsidR="00D11B0F">
        <w:rPr>
          <w:rFonts w:ascii="游明朝" w:eastAsia="游明朝" w:hAnsi="游明朝" w:hint="eastAsia"/>
        </w:rPr>
        <w:t>デザインを工夫すれば資金なしでも十分に実施可能な研究は存在する.</w:t>
      </w:r>
    </w:p>
    <w:p w14:paraId="0EBADC2C" w14:textId="62AEE75A" w:rsidR="00114FA1" w:rsidRPr="00114AB3" w:rsidRDefault="00114FA1" w:rsidP="00114FA1">
      <w:pPr>
        <w:rPr>
          <w:rFonts w:ascii="游明朝" w:eastAsia="游明朝" w:hAnsi="游明朝"/>
        </w:rPr>
      </w:pPr>
      <w:r w:rsidRPr="00114AB3">
        <w:rPr>
          <w:rFonts w:ascii="游明朝" w:eastAsia="游明朝" w:hAnsi="游明朝" w:hint="eastAsia"/>
        </w:rPr>
        <w:t>・</w:t>
      </w:r>
      <w:r w:rsidR="00D11B0F">
        <w:rPr>
          <w:rFonts w:ascii="游明朝" w:eastAsia="游明朝" w:hAnsi="游明朝" w:hint="eastAsia"/>
        </w:rPr>
        <w:t>後ろ向き研究や保険診療内・既存設備を用いた研究は,</w:t>
      </w:r>
      <w:r w:rsidR="00D11B0F">
        <w:rPr>
          <w:rFonts w:ascii="游明朝" w:eastAsia="游明朝" w:hAnsi="游明朝"/>
        </w:rPr>
        <w:t xml:space="preserve"> </w:t>
      </w:r>
      <w:r w:rsidR="00D11B0F" w:rsidRPr="00D11B0F">
        <w:rPr>
          <w:rFonts w:ascii="游明朝" w:eastAsia="游明朝" w:hAnsi="游明朝" w:hint="eastAsia"/>
        </w:rPr>
        <w:t>費用をかけず</w:t>
      </w:r>
      <w:r w:rsidR="00D11B0F">
        <w:rPr>
          <w:rFonts w:ascii="游明朝" w:eastAsia="游明朝" w:hAnsi="游明朝" w:hint="eastAsia"/>
        </w:rPr>
        <w:t>に実施できる可能性がある.</w:t>
      </w:r>
    </w:p>
    <w:p w14:paraId="319D43F9" w14:textId="7D3635DF" w:rsidR="00114FA1" w:rsidRPr="00114AB3" w:rsidRDefault="00114FA1" w:rsidP="00114FA1">
      <w:pPr>
        <w:rPr>
          <w:rFonts w:ascii="游明朝" w:eastAsia="游明朝" w:hAnsi="游明朝"/>
        </w:rPr>
      </w:pPr>
      <w:r w:rsidRPr="00114AB3">
        <w:rPr>
          <w:rFonts w:ascii="游明朝" w:eastAsia="游明朝" w:hAnsi="游明朝" w:hint="eastAsia"/>
        </w:rPr>
        <w:t>・</w:t>
      </w:r>
      <w:r w:rsidR="007E5450">
        <w:rPr>
          <w:rFonts w:ascii="游明朝" w:eastAsia="游明朝" w:hAnsi="游明朝" w:hint="eastAsia"/>
        </w:rPr>
        <w:t>研究資金がないという制約は探索範囲を狭める一方で,</w:t>
      </w:r>
      <w:r w:rsidR="007E5450">
        <w:rPr>
          <w:rFonts w:ascii="游明朝" w:eastAsia="游明朝" w:hAnsi="游明朝"/>
        </w:rPr>
        <w:t xml:space="preserve"> 新たな</w:t>
      </w:r>
      <w:r w:rsidR="007E5450">
        <w:rPr>
          <w:rFonts w:ascii="游明朝" w:eastAsia="游明朝" w:hAnsi="游明朝" w:hint="eastAsia"/>
        </w:rPr>
        <w:t>発見を生み,</w:t>
      </w:r>
      <w:r w:rsidR="007E5450">
        <w:rPr>
          <w:rFonts w:ascii="游明朝" w:eastAsia="游明朝" w:hAnsi="游明朝"/>
        </w:rPr>
        <w:t xml:space="preserve"> </w:t>
      </w:r>
      <w:r w:rsidR="00D11B0F" w:rsidRPr="00D11B0F">
        <w:rPr>
          <w:rFonts w:ascii="游明朝" w:eastAsia="游明朝" w:hAnsi="游明朝" w:hint="eastAsia"/>
        </w:rPr>
        <w:t>良いアイデアにつながることがある</w:t>
      </w:r>
      <w:r w:rsidRPr="00114AB3">
        <w:rPr>
          <w:rFonts w:ascii="游明朝" w:eastAsia="游明朝" w:hAnsi="游明朝" w:hint="eastAsia"/>
        </w:rPr>
        <w:t>.</w:t>
      </w:r>
      <w:commentRangeEnd w:id="10"/>
      <w:r w:rsidRPr="00114AB3">
        <w:rPr>
          <w:rStyle w:val="a3"/>
          <w:rFonts w:ascii="游明朝" w:eastAsia="游明朝" w:hAnsi="游明朝"/>
        </w:rPr>
        <w:commentReference w:id="10"/>
      </w:r>
    </w:p>
    <w:bookmarkEnd w:id="9"/>
    <w:p w14:paraId="794585F0" w14:textId="77777777" w:rsidR="00114FA1" w:rsidRPr="00114AB3" w:rsidRDefault="00114FA1" w:rsidP="00114FA1">
      <w:pPr>
        <w:rPr>
          <w:rFonts w:ascii="游明朝" w:eastAsia="游明朝" w:hAnsi="游明朝"/>
        </w:rPr>
      </w:pPr>
    </w:p>
    <w:p w14:paraId="7F9E3456" w14:textId="77777777" w:rsidR="007C2801" w:rsidRDefault="007C2801" w:rsidP="005655C5">
      <w:pPr>
        <w:rPr>
          <w:rFonts w:ascii="游明朝" w:eastAsia="游明朝" w:hAnsi="游明朝"/>
        </w:rPr>
      </w:pPr>
    </w:p>
    <w:p w14:paraId="7AFC3057" w14:textId="77777777" w:rsidR="00011760" w:rsidRPr="00011760" w:rsidRDefault="007C2801" w:rsidP="00011760">
      <w:pPr>
        <w:pStyle w:val="EndNoteBibliography"/>
      </w:pPr>
      <w:r>
        <w:rPr>
          <w:rFonts w:ascii="游明朝" w:eastAsia="游明朝" w:hAnsi="游明朝"/>
        </w:rPr>
        <w:fldChar w:fldCharType="begin"/>
      </w:r>
      <w:r>
        <w:rPr>
          <w:rFonts w:ascii="游明朝" w:eastAsia="游明朝" w:hAnsi="游明朝"/>
        </w:rPr>
        <w:instrText xml:space="preserve"> ADDIN EN.REFLIST </w:instrText>
      </w:r>
      <w:r>
        <w:rPr>
          <w:rFonts w:ascii="游明朝" w:eastAsia="游明朝" w:hAnsi="游明朝"/>
        </w:rPr>
        <w:fldChar w:fldCharType="separate"/>
      </w:r>
      <w:r w:rsidR="00011760" w:rsidRPr="00011760">
        <w:t>1.</w:t>
      </w:r>
      <w:r w:rsidR="00011760" w:rsidRPr="00011760">
        <w:tab/>
        <w:t>Shimoda M, Hamada H, Yoshiyama T, Morimoto K, Yoshimori K, Kudoh S. Erector spinae muscle thickness predicts mortality in patients with pulmonary diseases. Respir Investig. 2026;64(1):101342. Epub 2025/12/07. doi: 10.1016/j.resinv.2025.101342. PubMed PMID: 41352130.</w:t>
      </w:r>
    </w:p>
    <w:p w14:paraId="4F488193" w14:textId="77777777" w:rsidR="00011760" w:rsidRPr="00011760" w:rsidRDefault="00011760" w:rsidP="00011760">
      <w:pPr>
        <w:pStyle w:val="EndNoteBibliography"/>
      </w:pPr>
      <w:r w:rsidRPr="00011760">
        <w:t>2.</w:t>
      </w:r>
      <w:r w:rsidRPr="00011760">
        <w:tab/>
        <w:t>Shimoda M, Takao S, Kokutou H, Yoshida N, Fujiwara K, Furuuchi K, et al. In-hospital pulmonary rehabilitation after completion of primary respiratory disease treatment improves physical activity and ADL performance: A prospective intervention study. Medicine (Baltimore). 2021;100(49):e28151. Epub 2021/12/11. doi: 10.1097/MD.0000000000028151. PubMed PMID: 34889282; PubMed Central PMCID: PMCPMC8663887.</w:t>
      </w:r>
    </w:p>
    <w:p w14:paraId="7C214418" w14:textId="63BEE1F6" w:rsidR="00011760" w:rsidRPr="00011760" w:rsidRDefault="00011760" w:rsidP="00011760">
      <w:pPr>
        <w:pStyle w:val="EndNoteBibliography"/>
      </w:pPr>
      <w:r w:rsidRPr="00011760">
        <w:t>3.</w:t>
      </w:r>
      <w:r w:rsidRPr="00011760">
        <w:tab/>
      </w:r>
      <w:r w:rsidRPr="00011760">
        <w:t>文化庁メディア芸術プラザ</w:t>
      </w:r>
      <w:r w:rsidRPr="00011760">
        <w:t xml:space="preserve">. Entertainment Meister - Vol.2 </w:t>
      </w:r>
      <w:r w:rsidRPr="00011760">
        <w:t>堀井</w:t>
      </w:r>
      <w:r w:rsidRPr="00011760">
        <w:t xml:space="preserve"> </w:t>
      </w:r>
      <w:r w:rsidRPr="00011760">
        <w:t>雄二</w:t>
      </w:r>
      <w:r w:rsidRPr="00011760">
        <w:t xml:space="preserve"> </w:t>
      </w:r>
      <w:r w:rsidRPr="00011760">
        <w:t>インタビュー</w:t>
      </w:r>
      <w:r w:rsidRPr="00011760">
        <w:t xml:space="preserve"> 2026</w:t>
      </w:r>
      <w:r w:rsidRPr="00011760">
        <w:t>年</w:t>
      </w:r>
      <w:r w:rsidRPr="00011760">
        <w:t>1</w:t>
      </w:r>
      <w:r w:rsidRPr="00011760">
        <w:t>月</w:t>
      </w:r>
      <w:r w:rsidRPr="00011760">
        <w:t>26</w:t>
      </w:r>
      <w:r w:rsidRPr="00011760">
        <w:t>日閲覧</w:t>
      </w:r>
      <w:r w:rsidRPr="00011760">
        <w:t xml:space="preserve">. Available from: </w:t>
      </w:r>
      <w:hyperlink r:id="rId8" w:history="1">
        <w:r w:rsidRPr="00011760">
          <w:rPr>
            <w:rStyle w:val="af"/>
          </w:rPr>
          <w:t>https://web.archive.org/web/20100614061622/http://plaza.bunka.go.jp/museum/meister/entertainment/vol2/</w:t>
        </w:r>
      </w:hyperlink>
      <w:r w:rsidRPr="00011760">
        <w:t>.</w:t>
      </w:r>
    </w:p>
    <w:p w14:paraId="099A1725" w14:textId="2DC1BA9F" w:rsidR="00114FA1" w:rsidRPr="00114AB3" w:rsidRDefault="007C2801" w:rsidP="005655C5">
      <w:pPr>
        <w:rPr>
          <w:rFonts w:ascii="游明朝" w:eastAsia="游明朝" w:hAnsi="游明朝"/>
        </w:rPr>
      </w:pPr>
      <w:r>
        <w:rPr>
          <w:rFonts w:ascii="游明朝" w:eastAsia="游明朝" w:hAnsi="游明朝"/>
        </w:rPr>
        <w:fldChar w:fldCharType="end"/>
      </w:r>
    </w:p>
    <w:sectPr w:rsidR="00114FA1" w:rsidRPr="00114AB3">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icrosoft アカウント" w:date="2026-01-27T10:49:00Z" w:initials="Mア">
    <w:p w14:paraId="438FE35B" w14:textId="358C89B3" w:rsidR="00081659" w:rsidRDefault="00081659">
      <w:pPr>
        <w:pStyle w:val="a4"/>
      </w:pPr>
      <w:r>
        <w:rPr>
          <w:rStyle w:val="a3"/>
        </w:rPr>
        <w:annotationRef/>
      </w:r>
      <w:r>
        <w:t>いい感じのインデックスがあれば、採用してください。</w:t>
      </w:r>
    </w:p>
  </w:comment>
  <w:comment w:id="1" w:author="Microsoft アカウント" w:date="2026-01-27T10:57:00Z" w:initials="Mア">
    <w:p w14:paraId="42E82D3D" w14:textId="3C9571E7" w:rsidR="007C134D" w:rsidRDefault="007C134D">
      <w:pPr>
        <w:pStyle w:val="a4"/>
      </w:pPr>
      <w:r>
        <w:rPr>
          <w:rStyle w:val="a3"/>
        </w:rPr>
        <w:annotationRef/>
      </w:r>
      <w:r>
        <w:t>てべ猫の吹き出し</w:t>
      </w:r>
    </w:p>
  </w:comment>
  <w:comment w:id="2" w:author="Microsoft アカウント" w:date="2026-01-27T10:57:00Z" w:initials="Mア">
    <w:p w14:paraId="1DA92C6F" w14:textId="3EBCEDEF" w:rsidR="007C134D" w:rsidRDefault="007C134D">
      <w:pPr>
        <w:pStyle w:val="a4"/>
      </w:pPr>
      <w:r>
        <w:rPr>
          <w:rStyle w:val="a3"/>
        </w:rPr>
        <w:annotationRef/>
      </w:r>
      <w:r>
        <w:t>てべ猫の吹き出し</w:t>
      </w:r>
    </w:p>
  </w:comment>
  <w:comment w:id="10" w:author="83 00" w:date="2025-11-24T22:14:00Z" w:initials="80">
    <w:p w14:paraId="7B304A42" w14:textId="77777777" w:rsidR="00E83B2A" w:rsidRDefault="00E83B2A" w:rsidP="00114FA1">
      <w:pPr>
        <w:pStyle w:val="a4"/>
      </w:pPr>
      <w:r>
        <w:rPr>
          <w:rStyle w:val="a3"/>
        </w:rPr>
        <w:annotationRef/>
      </w:r>
      <w:r>
        <w:rPr>
          <w:rFonts w:hint="eastAsia"/>
        </w:rPr>
        <w:t>てべ猫のセリフ</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38FE35B" w15:done="0"/>
  <w15:commentEx w15:paraId="42E82D3D" w15:done="0"/>
  <w15:commentEx w15:paraId="1DA92C6F" w15:done="0"/>
  <w15:commentEx w15:paraId="7B304A4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304A42" w16cid:durableId="7B304A4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6D7DA0" w14:textId="77777777" w:rsidR="00E83B2A" w:rsidRDefault="00E83B2A" w:rsidP="008D67C5">
      <w:r>
        <w:separator/>
      </w:r>
    </w:p>
  </w:endnote>
  <w:endnote w:type="continuationSeparator" w:id="0">
    <w:p w14:paraId="16C1646D" w14:textId="77777777" w:rsidR="00E83B2A" w:rsidRDefault="00E83B2A" w:rsidP="008D67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DD88EE" w14:textId="77777777" w:rsidR="00E83B2A" w:rsidRDefault="00E83B2A" w:rsidP="008D67C5">
      <w:r>
        <w:separator/>
      </w:r>
    </w:p>
  </w:footnote>
  <w:footnote w:type="continuationSeparator" w:id="0">
    <w:p w14:paraId="00420510" w14:textId="77777777" w:rsidR="00E83B2A" w:rsidRDefault="00E83B2A" w:rsidP="008D67C5">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アカウント">
    <w15:presenceInfo w15:providerId="Windows Live" w15:userId="d4652e159661c7a6"/>
  </w15:person>
  <w15:person w15:author="83 00">
    <w15:presenceInfo w15:providerId="Windows Live" w15:userId="d71e552f445941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trackRevisions/>
  <w:defaultTabStop w:val="840"/>
  <w:displayHorizontalDrawingGridEvery w:val="0"/>
  <w:displayVerticalDrawingGridEvery w:val="2"/>
  <w:characterSpacingControl w:val="compressPunctuation"/>
  <w:hdrShapeDefaults>
    <o:shapedefaults v:ext="edit" spidmax="2048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Layout" w:val="&lt;ENLayout&gt;&lt;Style&gt;PLoS&lt;/Style&gt;&lt;LeftDelim&gt;{&lt;/LeftDelim&gt;&lt;RightDelim&gt;}&lt;/RightDelim&gt;&lt;FontName&gt;Century&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ep5wtfv09xztzeasdvxprabpr0fwses25wr&quot;&gt;My EndNote Library&lt;record-ids&gt;&lt;item&gt;366&lt;/item&gt;&lt;item&gt;1810&lt;/item&gt;&lt;item&gt;1812&lt;/item&gt;&lt;/record-ids&gt;&lt;/item&gt;&lt;/Libraries&gt;"/>
  </w:docVars>
  <w:rsids>
    <w:rsidRoot w:val="005655C5"/>
    <w:rsid w:val="00011760"/>
    <w:rsid w:val="00055869"/>
    <w:rsid w:val="00081659"/>
    <w:rsid w:val="000D32C5"/>
    <w:rsid w:val="000E4421"/>
    <w:rsid w:val="000F2C58"/>
    <w:rsid w:val="00114AB3"/>
    <w:rsid w:val="00114FA1"/>
    <w:rsid w:val="001673C6"/>
    <w:rsid w:val="001F44BF"/>
    <w:rsid w:val="0022441C"/>
    <w:rsid w:val="00232178"/>
    <w:rsid w:val="002945B7"/>
    <w:rsid w:val="002A5DB4"/>
    <w:rsid w:val="002A750D"/>
    <w:rsid w:val="002B7261"/>
    <w:rsid w:val="00307FC1"/>
    <w:rsid w:val="0039401F"/>
    <w:rsid w:val="003D6F02"/>
    <w:rsid w:val="003F670F"/>
    <w:rsid w:val="00453FCC"/>
    <w:rsid w:val="004B1628"/>
    <w:rsid w:val="004D7806"/>
    <w:rsid w:val="004E33F8"/>
    <w:rsid w:val="004E48F4"/>
    <w:rsid w:val="004E7FE3"/>
    <w:rsid w:val="005443E2"/>
    <w:rsid w:val="005563CE"/>
    <w:rsid w:val="005655C5"/>
    <w:rsid w:val="0057158E"/>
    <w:rsid w:val="00597287"/>
    <w:rsid w:val="00643CAC"/>
    <w:rsid w:val="006709D5"/>
    <w:rsid w:val="0069054B"/>
    <w:rsid w:val="00697086"/>
    <w:rsid w:val="006D1506"/>
    <w:rsid w:val="006D5C31"/>
    <w:rsid w:val="00727E12"/>
    <w:rsid w:val="00740AE2"/>
    <w:rsid w:val="00757C98"/>
    <w:rsid w:val="00786898"/>
    <w:rsid w:val="007A52D9"/>
    <w:rsid w:val="007C134D"/>
    <w:rsid w:val="007C2801"/>
    <w:rsid w:val="007E5450"/>
    <w:rsid w:val="007F7113"/>
    <w:rsid w:val="0085147B"/>
    <w:rsid w:val="00862EA7"/>
    <w:rsid w:val="0086542B"/>
    <w:rsid w:val="008A36BF"/>
    <w:rsid w:val="008B4CAD"/>
    <w:rsid w:val="008C68BD"/>
    <w:rsid w:val="008D67C5"/>
    <w:rsid w:val="008E5ABA"/>
    <w:rsid w:val="00901B93"/>
    <w:rsid w:val="00940564"/>
    <w:rsid w:val="009507D1"/>
    <w:rsid w:val="009D4331"/>
    <w:rsid w:val="009F3F19"/>
    <w:rsid w:val="00A75D3B"/>
    <w:rsid w:val="00B026CD"/>
    <w:rsid w:val="00B05665"/>
    <w:rsid w:val="00B16D00"/>
    <w:rsid w:val="00B768CD"/>
    <w:rsid w:val="00BC1E5F"/>
    <w:rsid w:val="00BC3B70"/>
    <w:rsid w:val="00BC7EF8"/>
    <w:rsid w:val="00C0083A"/>
    <w:rsid w:val="00CE5CF0"/>
    <w:rsid w:val="00D11B0F"/>
    <w:rsid w:val="00D1621D"/>
    <w:rsid w:val="00D6380D"/>
    <w:rsid w:val="00DB4576"/>
    <w:rsid w:val="00E53401"/>
    <w:rsid w:val="00E7247E"/>
    <w:rsid w:val="00E753C1"/>
    <w:rsid w:val="00E83B2A"/>
    <w:rsid w:val="00EC190A"/>
    <w:rsid w:val="00ED72A6"/>
    <w:rsid w:val="00F33B42"/>
    <w:rsid w:val="00F50FA8"/>
    <w:rsid w:val="00F60277"/>
    <w:rsid w:val="00F94BE1"/>
    <w:rsid w:val="00F9755C"/>
    <w:rsid w:val="00FA7A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81">
      <v:textbox inset="5.85pt,.7pt,5.85pt,.7pt"/>
    </o:shapedefaults>
    <o:shapelayout v:ext="edit">
      <o:idmap v:ext="edit" data="1"/>
    </o:shapelayout>
  </w:shapeDefaults>
  <w:decimalSymbol w:val="."/>
  <w:listSeparator w:val=","/>
  <w14:docId w14:val="30B90DC6"/>
  <w15:chartTrackingRefBased/>
  <w15:docId w15:val="{285D54BC-9571-4A6E-9DBF-3504C2DE0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655C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5655C5"/>
    <w:rPr>
      <w:sz w:val="18"/>
      <w:szCs w:val="18"/>
    </w:rPr>
  </w:style>
  <w:style w:type="paragraph" w:styleId="a4">
    <w:name w:val="annotation text"/>
    <w:basedOn w:val="a"/>
    <w:link w:val="a5"/>
    <w:uiPriority w:val="99"/>
    <w:unhideWhenUsed/>
    <w:rsid w:val="005655C5"/>
    <w:pPr>
      <w:jc w:val="left"/>
    </w:pPr>
  </w:style>
  <w:style w:type="character" w:customStyle="1" w:styleId="a5">
    <w:name w:val="コメント文字列 (文字)"/>
    <w:basedOn w:val="a0"/>
    <w:link w:val="a4"/>
    <w:uiPriority w:val="99"/>
    <w:rsid w:val="005655C5"/>
  </w:style>
  <w:style w:type="paragraph" w:styleId="a6">
    <w:name w:val="Balloon Text"/>
    <w:basedOn w:val="a"/>
    <w:link w:val="a7"/>
    <w:uiPriority w:val="99"/>
    <w:semiHidden/>
    <w:unhideWhenUsed/>
    <w:rsid w:val="005655C5"/>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5655C5"/>
    <w:rPr>
      <w:rFonts w:asciiTheme="majorHAnsi" w:eastAsiaTheme="majorEastAsia" w:hAnsiTheme="majorHAnsi" w:cstheme="majorBidi"/>
      <w:sz w:val="18"/>
      <w:szCs w:val="18"/>
    </w:rPr>
  </w:style>
  <w:style w:type="paragraph" w:styleId="a8">
    <w:name w:val="annotation subject"/>
    <w:basedOn w:val="a4"/>
    <w:next w:val="a4"/>
    <w:link w:val="a9"/>
    <w:uiPriority w:val="99"/>
    <w:semiHidden/>
    <w:unhideWhenUsed/>
    <w:rsid w:val="004E48F4"/>
    <w:rPr>
      <w:b/>
      <w:bCs/>
    </w:rPr>
  </w:style>
  <w:style w:type="character" w:customStyle="1" w:styleId="a9">
    <w:name w:val="コメント内容 (文字)"/>
    <w:basedOn w:val="a5"/>
    <w:link w:val="a8"/>
    <w:uiPriority w:val="99"/>
    <w:semiHidden/>
    <w:rsid w:val="004E48F4"/>
    <w:rPr>
      <w:b/>
      <w:bCs/>
    </w:rPr>
  </w:style>
  <w:style w:type="paragraph" w:styleId="aa">
    <w:name w:val="header"/>
    <w:basedOn w:val="a"/>
    <w:link w:val="ab"/>
    <w:uiPriority w:val="99"/>
    <w:unhideWhenUsed/>
    <w:rsid w:val="008D67C5"/>
    <w:pPr>
      <w:tabs>
        <w:tab w:val="center" w:pos="4252"/>
        <w:tab w:val="right" w:pos="8504"/>
      </w:tabs>
      <w:snapToGrid w:val="0"/>
    </w:pPr>
  </w:style>
  <w:style w:type="character" w:customStyle="1" w:styleId="ab">
    <w:name w:val="ヘッダー (文字)"/>
    <w:basedOn w:val="a0"/>
    <w:link w:val="aa"/>
    <w:uiPriority w:val="99"/>
    <w:rsid w:val="008D67C5"/>
  </w:style>
  <w:style w:type="paragraph" w:styleId="ac">
    <w:name w:val="footer"/>
    <w:basedOn w:val="a"/>
    <w:link w:val="ad"/>
    <w:uiPriority w:val="99"/>
    <w:unhideWhenUsed/>
    <w:rsid w:val="008D67C5"/>
    <w:pPr>
      <w:tabs>
        <w:tab w:val="center" w:pos="4252"/>
        <w:tab w:val="right" w:pos="8504"/>
      </w:tabs>
      <w:snapToGrid w:val="0"/>
    </w:pPr>
  </w:style>
  <w:style w:type="character" w:customStyle="1" w:styleId="ad">
    <w:name w:val="フッター (文字)"/>
    <w:basedOn w:val="a0"/>
    <w:link w:val="ac"/>
    <w:uiPriority w:val="99"/>
    <w:rsid w:val="008D67C5"/>
  </w:style>
  <w:style w:type="table" w:styleId="ae">
    <w:name w:val="Table Grid"/>
    <w:basedOn w:val="a1"/>
    <w:uiPriority w:val="39"/>
    <w:rsid w:val="004D78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0"/>
    <w:rsid w:val="007C2801"/>
    <w:pPr>
      <w:jc w:val="center"/>
    </w:pPr>
    <w:rPr>
      <w:rFonts w:ascii="Century" w:hAnsi="Century"/>
      <w:noProof/>
      <w:sz w:val="20"/>
    </w:rPr>
  </w:style>
  <w:style w:type="character" w:customStyle="1" w:styleId="EndNoteBibliographyTitle0">
    <w:name w:val="EndNote Bibliography Title (文字)"/>
    <w:basedOn w:val="a0"/>
    <w:link w:val="EndNoteBibliographyTitle"/>
    <w:rsid w:val="007C2801"/>
    <w:rPr>
      <w:rFonts w:ascii="Century" w:hAnsi="Century"/>
      <w:noProof/>
      <w:sz w:val="20"/>
    </w:rPr>
  </w:style>
  <w:style w:type="paragraph" w:customStyle="1" w:styleId="EndNoteBibliography">
    <w:name w:val="EndNote Bibliography"/>
    <w:basedOn w:val="a"/>
    <w:link w:val="EndNoteBibliography0"/>
    <w:rsid w:val="007C2801"/>
    <w:rPr>
      <w:rFonts w:ascii="Century" w:hAnsi="Century"/>
      <w:noProof/>
      <w:sz w:val="20"/>
    </w:rPr>
  </w:style>
  <w:style w:type="character" w:customStyle="1" w:styleId="EndNoteBibliography0">
    <w:name w:val="EndNote Bibliography (文字)"/>
    <w:basedOn w:val="a0"/>
    <w:link w:val="EndNoteBibliography"/>
    <w:rsid w:val="007C2801"/>
    <w:rPr>
      <w:rFonts w:ascii="Century" w:hAnsi="Century"/>
      <w:noProof/>
      <w:sz w:val="20"/>
    </w:rPr>
  </w:style>
  <w:style w:type="character" w:styleId="af">
    <w:name w:val="Hyperlink"/>
    <w:basedOn w:val="a0"/>
    <w:uiPriority w:val="99"/>
    <w:unhideWhenUsed/>
    <w:rsid w:val="00011760"/>
    <w:rPr>
      <w:color w:val="0563C1" w:themeColor="hyperlink"/>
      <w:u w:val="single"/>
    </w:rPr>
  </w:style>
  <w:style w:type="character" w:customStyle="1" w:styleId="UnresolvedMention">
    <w:name w:val="Unresolved Mention"/>
    <w:basedOn w:val="a0"/>
    <w:uiPriority w:val="99"/>
    <w:semiHidden/>
    <w:unhideWhenUsed/>
    <w:rsid w:val="000117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0414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100614061622/http://plaza.bunka.go.jp/museum/meister/entertainment/vol2/" TargetMode="Externa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6/09/relationships/commentsIds" Target="commentsId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endnotes" Target="endnotes.xml"/><Relationship Id="rId10" Type="http://schemas.microsoft.com/office/2011/relationships/people" Target="people.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343</TotalTime>
  <Pages>5</Pages>
  <Words>2786</Words>
  <Characters>3594</Characters>
  <Application>Microsoft Office Word</Application>
  <DocSecurity>0</DocSecurity>
  <Lines>149</Lines>
  <Paragraphs>109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6271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アカウント</dc:creator>
  <cp:keywords/>
  <dc:description/>
  <cp:lastModifiedBy>Microsoft アカウント</cp:lastModifiedBy>
  <cp:revision>19</cp:revision>
  <dcterms:created xsi:type="dcterms:W3CDTF">2026-01-26T04:06:00Z</dcterms:created>
  <dcterms:modified xsi:type="dcterms:W3CDTF">2026-02-03T02:37:00Z</dcterms:modified>
</cp:coreProperties>
</file>