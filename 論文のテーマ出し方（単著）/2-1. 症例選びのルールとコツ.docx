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FA76D8" w14:textId="2D13154A" w:rsidR="00DD3FF7" w:rsidRPr="00B35115" w:rsidRDefault="00DD3FF7" w:rsidP="00DD3FF7">
      <w:pPr>
        <w:rPr>
          <w:rFonts w:ascii="游明朝" w:eastAsia="游明朝" w:hAnsi="游明朝"/>
        </w:rPr>
      </w:pPr>
      <w:r w:rsidRPr="00B35115">
        <w:rPr>
          <w:rFonts w:ascii="游明朝" w:eastAsia="游明朝" w:hAnsi="游明朝" w:hint="eastAsia"/>
        </w:rPr>
        <w:t>第二章・</w:t>
      </w:r>
      <w:r w:rsidRPr="00B35115">
        <w:rPr>
          <w:rFonts w:ascii="游明朝" w:eastAsia="游明朝" w:hAnsi="游明朝"/>
        </w:rPr>
        <w:t>Case report</w:t>
      </w:r>
      <w:r w:rsidRPr="00B35115">
        <w:rPr>
          <w:rFonts w:ascii="游明朝" w:eastAsia="游明朝" w:hAnsi="游明朝" w:hint="eastAsia"/>
        </w:rPr>
        <w:t>編</w:t>
      </w:r>
    </w:p>
    <w:p w14:paraId="22ADF6B1" w14:textId="072530D6" w:rsidR="00DD3FF7" w:rsidRPr="00B35115" w:rsidRDefault="00DD3FF7" w:rsidP="00DD3FF7">
      <w:pPr>
        <w:rPr>
          <w:rFonts w:ascii="游明朝" w:eastAsia="游明朝" w:hAnsi="游明朝"/>
        </w:rPr>
      </w:pPr>
      <w:r w:rsidRPr="00B35115">
        <w:rPr>
          <w:rFonts w:ascii="游明朝" w:eastAsia="游明朝" w:hAnsi="游明朝"/>
        </w:rPr>
        <w:t xml:space="preserve">1. </w:t>
      </w:r>
      <w:r w:rsidRPr="00B35115">
        <w:rPr>
          <w:rFonts w:ascii="游明朝" w:eastAsia="游明朝" w:hAnsi="游明朝" w:hint="eastAsia"/>
        </w:rPr>
        <w:t>症例選び</w:t>
      </w:r>
      <w:ins w:id="0" w:author="Microsoft アカウント" w:date="2025-04-16T21:24:00Z">
        <w:r w:rsidR="00BA5115">
          <w:rPr>
            <w:rFonts w:ascii="游明朝" w:eastAsia="游明朝" w:hAnsi="游明朝"/>
          </w:rPr>
          <w:t>の</w:t>
        </w:r>
      </w:ins>
      <w:ins w:id="1" w:author="Microsoft アカウント" w:date="2025-04-16T21:31:00Z">
        <w:r w:rsidR="00BA5115">
          <w:rPr>
            <w:rFonts w:ascii="游明朝" w:eastAsia="游明朝" w:hAnsi="游明朝"/>
          </w:rPr>
          <w:t>ルールと</w:t>
        </w:r>
      </w:ins>
      <w:ins w:id="2" w:author="Microsoft アカウント" w:date="2025-04-16T21:24:00Z">
        <w:r w:rsidR="00BA5115">
          <w:rPr>
            <w:rFonts w:ascii="游明朝" w:eastAsia="游明朝" w:hAnsi="游明朝"/>
          </w:rPr>
          <w:t>コツ</w:t>
        </w:r>
      </w:ins>
      <w:del w:id="3" w:author="Microsoft アカウント" w:date="2025-04-16T21:22:00Z">
        <w:r w:rsidRPr="00B35115" w:rsidDel="00777CF9">
          <w:rPr>
            <w:rFonts w:ascii="游明朝" w:eastAsia="游明朝" w:hAnsi="游明朝" w:hint="eastAsia"/>
          </w:rPr>
          <w:delText xml:space="preserve">　</w:delText>
        </w:r>
      </w:del>
    </w:p>
    <w:p w14:paraId="5574B97D" w14:textId="77777777" w:rsidR="00DD3FF7" w:rsidRPr="00B35115" w:rsidRDefault="00DD3FF7">
      <w:pPr>
        <w:rPr>
          <w:rFonts w:ascii="游明朝" w:eastAsia="游明朝" w:hAnsi="游明朝"/>
        </w:rPr>
      </w:pPr>
    </w:p>
    <w:p w14:paraId="381D223B" w14:textId="77777777" w:rsidR="00E747E1" w:rsidRPr="00B35115" w:rsidRDefault="00E747E1" w:rsidP="00E747E1">
      <w:pPr>
        <w:rPr>
          <w:rFonts w:ascii="游明朝" w:eastAsia="游明朝" w:hAnsi="游明朝"/>
        </w:rPr>
      </w:pPr>
      <w:commentRangeStart w:id="4"/>
      <w:r w:rsidRPr="00B35115">
        <w:rPr>
          <w:rFonts w:ascii="游明朝" w:eastAsia="游明朝" w:hAnsi="游明朝" w:hint="eastAsia"/>
        </w:rPr>
        <w:t>とりあえず１本派</w:t>
      </w:r>
    </w:p>
    <w:p w14:paraId="50B70F78" w14:textId="77777777" w:rsidR="00E747E1" w:rsidRPr="00B35115" w:rsidRDefault="00E747E1" w:rsidP="00E747E1">
      <w:pPr>
        <w:rPr>
          <w:rFonts w:ascii="游明朝" w:eastAsia="游明朝" w:hAnsi="游明朝"/>
        </w:rPr>
      </w:pPr>
      <w:r w:rsidRPr="00B35115">
        <w:rPr>
          <w:rFonts w:ascii="游明朝" w:eastAsia="游明朝" w:hAnsi="游明朝" w:hint="eastAsia"/>
        </w:rPr>
        <w:t>書けるようになりたい派</w:t>
      </w:r>
      <w:commentRangeEnd w:id="4"/>
      <w:r w:rsidRPr="00B35115">
        <w:rPr>
          <w:rStyle w:val="ae"/>
          <w:rFonts w:ascii="游明朝" w:eastAsia="游明朝" w:hAnsi="游明朝"/>
        </w:rPr>
        <w:commentReference w:id="4"/>
      </w:r>
    </w:p>
    <w:p w14:paraId="0839F477" w14:textId="77777777" w:rsidR="00E747E1" w:rsidRPr="00B35115" w:rsidRDefault="00E747E1">
      <w:pPr>
        <w:rPr>
          <w:rFonts w:ascii="游明朝" w:eastAsia="游明朝" w:hAnsi="游明朝"/>
        </w:rPr>
      </w:pPr>
    </w:p>
    <w:p w14:paraId="7634B963" w14:textId="2ABE2CBD" w:rsidR="00DD3FF7" w:rsidRPr="00B35115" w:rsidRDefault="00DD3FF7">
      <w:pPr>
        <w:rPr>
          <w:rFonts w:ascii="游明朝" w:eastAsia="游明朝" w:hAnsi="游明朝"/>
          <w:b/>
          <w:bCs/>
        </w:rPr>
      </w:pPr>
      <w:r w:rsidRPr="00B35115">
        <w:rPr>
          <w:rFonts w:ascii="游明朝" w:eastAsia="游明朝" w:hAnsi="游明朝" w:hint="eastAsia"/>
          <w:b/>
          <w:bCs/>
        </w:rPr>
        <w:t>イントロダクション</w:t>
      </w:r>
    </w:p>
    <w:p w14:paraId="5AC37DB6" w14:textId="16AD49C7" w:rsidR="00DD3FF7" w:rsidRPr="00B35115" w:rsidRDefault="00DD3FF7">
      <w:pPr>
        <w:rPr>
          <w:rFonts w:ascii="游明朝" w:eastAsia="游明朝" w:hAnsi="游明朝"/>
        </w:rPr>
      </w:pPr>
    </w:p>
    <w:p w14:paraId="7F5EE170" w14:textId="455A2A02" w:rsidR="00891EE7" w:rsidRPr="00B35115" w:rsidRDefault="00891EE7">
      <w:pPr>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w:t>
      </w:r>
      <w:ins w:id="5" w:author="Microsoft アカウント" w:date="2025-05-20T15:31:00Z">
        <w:r w:rsidR="00430D0A" w:rsidRPr="00C95258">
          <w:rPr>
            <w:rFonts w:ascii="游明朝" w:eastAsia="游明朝" w:hAnsi="游明朝" w:hint="eastAsia"/>
          </w:rPr>
          <w:t>ハロー, てべ猫.</w:t>
        </w:r>
        <w:r w:rsidR="00430D0A">
          <w:rPr>
            <w:rFonts w:ascii="游明朝" w:eastAsia="游明朝" w:hAnsi="游明朝"/>
          </w:rPr>
          <w:t xml:space="preserve"> </w:t>
        </w:r>
      </w:ins>
      <w:r w:rsidRPr="00B35115">
        <w:rPr>
          <w:rFonts w:ascii="游明朝" w:eastAsia="游明朝" w:hAnsi="游明朝" w:hint="eastAsia"/>
        </w:rPr>
        <w:t>ということで早速</w:t>
      </w:r>
      <w:r w:rsidRPr="00B35115">
        <w:rPr>
          <w:rFonts w:ascii="游明朝" w:eastAsia="游明朝" w:hAnsi="游明朝"/>
        </w:rPr>
        <w:t xml:space="preserve">, </w:t>
      </w:r>
      <w:r w:rsidRPr="00B35115">
        <w:rPr>
          <w:rFonts w:ascii="游明朝" w:eastAsia="游明朝" w:hAnsi="游明朝" w:hint="eastAsia"/>
        </w:rPr>
        <w:t>症例報告を書こうと思うんだ」</w:t>
      </w:r>
    </w:p>
    <w:p w14:paraId="4AD2EF8A" w14:textId="3E3AA450" w:rsidR="00891EE7" w:rsidRPr="00B35115" w:rsidRDefault="00160DE5">
      <w:pPr>
        <w:rPr>
          <w:rFonts w:ascii="游明朝" w:eastAsia="游明朝" w:hAnsi="游明朝"/>
        </w:rPr>
      </w:pPr>
      <w:r w:rsidRPr="00B35115">
        <w:rPr>
          <w:rFonts w:ascii="游明朝" w:eastAsia="游明朝" w:hAnsi="游明朝" w:hint="eastAsia"/>
        </w:rPr>
        <w:t>てべ猫</w:t>
      </w:r>
      <w:r w:rsidR="00891EE7" w:rsidRPr="00B35115">
        <w:rPr>
          <w:rFonts w:ascii="游明朝" w:eastAsia="游明朝" w:hAnsi="游明朝" w:hint="eastAsia"/>
        </w:rPr>
        <w:t>「</w:t>
      </w:r>
      <w:ins w:id="6" w:author="Microsoft アカウント" w:date="2025-05-20T15:31:00Z">
        <w:r w:rsidR="00430D0A" w:rsidRPr="00C95258">
          <w:rPr>
            <w:rFonts w:ascii="游明朝" w:eastAsia="游明朝" w:hAnsi="游明朝" w:hint="eastAsia"/>
          </w:rPr>
          <w:t>ハロー, Dr.イッチ.</w:t>
        </w:r>
        <w:r w:rsidR="00430D0A">
          <w:rPr>
            <w:rFonts w:ascii="游明朝" w:eastAsia="游明朝" w:hAnsi="游明朝"/>
          </w:rPr>
          <w:t xml:space="preserve"> </w:t>
        </w:r>
      </w:ins>
      <w:r w:rsidRPr="00B35115">
        <w:rPr>
          <w:rFonts w:ascii="游明朝" w:eastAsia="游明朝" w:hAnsi="游明朝" w:hint="eastAsia"/>
        </w:rPr>
        <w:t>うん</w:t>
      </w:r>
      <w:r w:rsidRPr="00B35115">
        <w:rPr>
          <w:rFonts w:ascii="游明朝" w:eastAsia="游明朝" w:hAnsi="游明朝"/>
        </w:rPr>
        <w:t xml:space="preserve">, </w:t>
      </w:r>
      <w:r w:rsidR="00891EE7" w:rsidRPr="00B35115">
        <w:rPr>
          <w:rFonts w:ascii="游明朝" w:eastAsia="游明朝" w:hAnsi="游明朝" w:hint="eastAsia"/>
        </w:rPr>
        <w:t>頑張って」</w:t>
      </w:r>
    </w:p>
    <w:p w14:paraId="4E93FED5" w14:textId="1D5B6C05" w:rsidR="00891EE7" w:rsidRPr="00B35115" w:rsidRDefault="00891EE7">
      <w:pPr>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イッチ「いやいや</w:t>
      </w:r>
      <w:r w:rsidRPr="00B35115">
        <w:rPr>
          <w:rFonts w:ascii="游明朝" w:eastAsia="游明朝" w:hAnsi="游明朝"/>
        </w:rPr>
        <w:t xml:space="preserve">, </w:t>
      </w:r>
      <w:r w:rsidRPr="00B35115">
        <w:rPr>
          <w:rFonts w:ascii="游明朝" w:eastAsia="游明朝" w:hAnsi="游明朝" w:hint="eastAsia"/>
        </w:rPr>
        <w:t>手伝ってよ」</w:t>
      </w:r>
    </w:p>
    <w:p w14:paraId="100EC536" w14:textId="37D4C92A" w:rsidR="00891EE7" w:rsidRPr="00B35115" w:rsidRDefault="00160DE5">
      <w:pPr>
        <w:rPr>
          <w:rFonts w:ascii="游明朝" w:eastAsia="游明朝" w:hAnsi="游明朝"/>
        </w:rPr>
      </w:pPr>
      <w:r w:rsidRPr="00B35115">
        <w:rPr>
          <w:rFonts w:ascii="游明朝" w:eastAsia="游明朝" w:hAnsi="游明朝" w:hint="eastAsia"/>
        </w:rPr>
        <w:t>てべ猫</w:t>
      </w:r>
      <w:r w:rsidR="00891EE7" w:rsidRPr="00B35115">
        <w:rPr>
          <w:rFonts w:ascii="游明朝" w:eastAsia="游明朝" w:hAnsi="游明朝" w:hint="eastAsia"/>
        </w:rPr>
        <w:t>「</w:t>
      </w:r>
      <w:r w:rsidR="00891EE7" w:rsidRPr="00B35115">
        <w:rPr>
          <w:rFonts w:ascii="游明朝" w:eastAsia="游明朝" w:hAnsi="游明朝"/>
        </w:rPr>
        <w:t>…</w:t>
      </w:r>
      <w:r w:rsidR="00891EE7" w:rsidRPr="00B35115">
        <w:rPr>
          <w:rFonts w:ascii="游明朝" w:eastAsia="游明朝" w:hAnsi="游明朝" w:hint="eastAsia"/>
        </w:rPr>
        <w:t>なにか</w:t>
      </w:r>
      <w:r w:rsidRPr="00B35115">
        <w:rPr>
          <w:rFonts w:ascii="游明朝" w:eastAsia="游明朝" w:hAnsi="游明朝" w:hint="eastAsia"/>
        </w:rPr>
        <w:t>手伝う</w:t>
      </w:r>
      <w:r w:rsidR="00891EE7" w:rsidRPr="00B35115">
        <w:rPr>
          <w:rFonts w:ascii="游明朝" w:eastAsia="游明朝" w:hAnsi="游明朝" w:hint="eastAsia"/>
        </w:rPr>
        <w:t>ことあ</w:t>
      </w:r>
      <w:r w:rsidRPr="00B35115">
        <w:rPr>
          <w:rFonts w:ascii="游明朝" w:eastAsia="游明朝" w:hAnsi="游明朝" w:hint="eastAsia"/>
        </w:rPr>
        <w:t>る</w:t>
      </w:r>
      <w:r w:rsidR="00891EE7" w:rsidRPr="00B35115">
        <w:rPr>
          <w:rFonts w:ascii="游明朝" w:eastAsia="游明朝" w:hAnsi="游明朝" w:hint="eastAsia"/>
        </w:rPr>
        <w:t>？」</w:t>
      </w:r>
    </w:p>
    <w:p w14:paraId="34F67561" w14:textId="582A3FEC" w:rsidR="00891EE7" w:rsidRPr="00B35115" w:rsidRDefault="00891EE7">
      <w:pPr>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イッチ「すげー嫌そうじゃん</w:t>
      </w:r>
      <w:r w:rsidRPr="00B35115">
        <w:rPr>
          <w:rFonts w:ascii="游明朝" w:eastAsia="游明朝" w:hAnsi="游明朝"/>
        </w:rPr>
        <w:t xml:space="preserve">. </w:t>
      </w:r>
      <w:r w:rsidRPr="00B35115">
        <w:rPr>
          <w:rFonts w:ascii="游明朝" w:eastAsia="游明朝" w:hAnsi="游明朝" w:hint="eastAsia"/>
        </w:rPr>
        <w:t>とりあえず何から始めればいい？」</w:t>
      </w:r>
    </w:p>
    <w:p w14:paraId="12A9BB19" w14:textId="5F037AD2" w:rsidR="00891EE7" w:rsidRPr="00B35115" w:rsidRDefault="00160DE5">
      <w:pPr>
        <w:rPr>
          <w:rFonts w:ascii="游明朝" w:eastAsia="游明朝" w:hAnsi="游明朝"/>
        </w:rPr>
      </w:pPr>
      <w:r w:rsidRPr="00B35115">
        <w:rPr>
          <w:rFonts w:ascii="游明朝" w:eastAsia="游明朝" w:hAnsi="游明朝" w:hint="eastAsia"/>
        </w:rPr>
        <w:t>てべ猫「んー</w:t>
      </w:r>
      <w:r w:rsidRPr="00B35115">
        <w:rPr>
          <w:rFonts w:ascii="游明朝" w:eastAsia="游明朝" w:hAnsi="游明朝"/>
        </w:rPr>
        <w:t xml:space="preserve">, </w:t>
      </w:r>
      <w:r w:rsidRPr="00B35115">
        <w:rPr>
          <w:rFonts w:ascii="游明朝" w:eastAsia="游明朝" w:hAnsi="游明朝" w:hint="eastAsia"/>
        </w:rPr>
        <w:t>報告する症例は決まってるの？</w:t>
      </w:r>
      <w:r w:rsidR="00891EE7" w:rsidRPr="00B35115">
        <w:rPr>
          <w:rFonts w:ascii="游明朝" w:eastAsia="游明朝" w:hAnsi="游明朝" w:hint="eastAsia"/>
        </w:rPr>
        <w:t>」</w:t>
      </w:r>
    </w:p>
    <w:p w14:paraId="73871FC2" w14:textId="4E4119EE" w:rsidR="00891EE7" w:rsidRPr="00B35115" w:rsidRDefault="00891EE7">
      <w:pPr>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w:t>
      </w:r>
      <w:r w:rsidR="00160DE5" w:rsidRPr="00B35115">
        <w:rPr>
          <w:rFonts w:ascii="游明朝" w:eastAsia="游明朝" w:hAnsi="游明朝" w:hint="eastAsia"/>
        </w:rPr>
        <w:t>まだ</w:t>
      </w:r>
      <w:r w:rsidRPr="00B35115">
        <w:rPr>
          <w:rFonts w:ascii="游明朝" w:eastAsia="游明朝" w:hAnsi="游明朝" w:hint="eastAsia"/>
        </w:rPr>
        <w:t>」</w:t>
      </w:r>
    </w:p>
    <w:p w14:paraId="54760615" w14:textId="7E3BF32C" w:rsidR="008579C4" w:rsidRPr="00B35115" w:rsidRDefault="008579C4">
      <w:pPr>
        <w:rPr>
          <w:rFonts w:ascii="游明朝" w:eastAsia="游明朝" w:hAnsi="游明朝"/>
        </w:rPr>
      </w:pPr>
      <w:r w:rsidRPr="00B35115">
        <w:rPr>
          <w:rFonts w:ascii="游明朝" w:eastAsia="游明朝" w:hAnsi="游明朝" w:hint="eastAsia"/>
        </w:rPr>
        <w:t>てべ猫「それ決まってなきゃ書けないじゃん」</w:t>
      </w:r>
    </w:p>
    <w:p w14:paraId="5CECE0AF" w14:textId="4F4DBDFC" w:rsidR="008579C4" w:rsidRPr="00B35115" w:rsidRDefault="008579C4" w:rsidP="00B35115">
      <w:pPr>
        <w:ind w:left="210" w:hangingChars="100" w:hanging="210"/>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イッチ「そうなんだけど</w:t>
      </w:r>
      <w:r w:rsidRPr="00B35115">
        <w:rPr>
          <w:rFonts w:ascii="游明朝" w:eastAsia="游明朝" w:hAnsi="游明朝"/>
        </w:rPr>
        <w:t xml:space="preserve">, </w:t>
      </w:r>
      <w:r w:rsidRPr="00B35115">
        <w:rPr>
          <w:rFonts w:ascii="游明朝" w:eastAsia="游明朝" w:hAnsi="游明朝" w:hint="eastAsia"/>
        </w:rPr>
        <w:t>報告できるほどの症例ってなかなかないんだよ</w:t>
      </w:r>
      <w:r w:rsidR="006324AB" w:rsidRPr="00B35115">
        <w:rPr>
          <w:rFonts w:ascii="游明朝" w:eastAsia="游明朝" w:hAnsi="游明朝"/>
        </w:rPr>
        <w:t xml:space="preserve">. </w:t>
      </w:r>
      <w:r w:rsidR="006324AB" w:rsidRPr="00B35115">
        <w:rPr>
          <w:rFonts w:ascii="游明朝" w:eastAsia="游明朝" w:hAnsi="游明朝" w:hint="eastAsia"/>
        </w:rPr>
        <w:t>みんなどうやって見つけてくるんだろ？</w:t>
      </w:r>
      <w:r w:rsidRPr="00B35115">
        <w:rPr>
          <w:rFonts w:ascii="游明朝" w:eastAsia="游明朝" w:hAnsi="游明朝" w:hint="eastAsia"/>
        </w:rPr>
        <w:t>」</w:t>
      </w:r>
    </w:p>
    <w:p w14:paraId="3411B953" w14:textId="79D69E53" w:rsidR="006324AB" w:rsidRPr="00B35115" w:rsidRDefault="006324AB">
      <w:pPr>
        <w:rPr>
          <w:rFonts w:ascii="游明朝" w:eastAsia="游明朝" w:hAnsi="游明朝"/>
        </w:rPr>
      </w:pPr>
      <w:r w:rsidRPr="00B35115">
        <w:rPr>
          <w:rFonts w:ascii="游明朝" w:eastAsia="游明朝" w:hAnsi="游明朝" w:hint="eastAsia"/>
        </w:rPr>
        <w:t>てべ猫「論文</w:t>
      </w:r>
      <w:r w:rsidR="007D6BEC">
        <w:rPr>
          <w:rFonts w:ascii="游明朝" w:eastAsia="游明朝" w:hAnsi="游明朝"/>
        </w:rPr>
        <w:t>を</w:t>
      </w:r>
      <w:r w:rsidRPr="00B35115">
        <w:rPr>
          <w:rFonts w:ascii="游明朝" w:eastAsia="游明朝" w:hAnsi="游明朝" w:hint="eastAsia"/>
        </w:rPr>
        <w:t>書</w:t>
      </w:r>
      <w:r w:rsidR="007D6BEC">
        <w:rPr>
          <w:rFonts w:ascii="游明朝" w:eastAsia="游明朝" w:hAnsi="游明朝"/>
        </w:rPr>
        <w:t>く</w:t>
      </w:r>
      <w:r w:rsidRPr="00B35115">
        <w:rPr>
          <w:rFonts w:ascii="游明朝" w:eastAsia="游明朝" w:hAnsi="游明朝" w:hint="eastAsia"/>
        </w:rPr>
        <w:t>ヤツは珍しい症例に好かれちまうんだ」</w:t>
      </w:r>
    </w:p>
    <w:p w14:paraId="6D3623F1" w14:textId="6B74E4AD" w:rsidR="006324AB" w:rsidRPr="00B35115" w:rsidRDefault="006324AB">
      <w:pPr>
        <w:rPr>
          <w:rFonts w:ascii="游明朝" w:eastAsia="游明朝" w:hAnsi="游明朝"/>
        </w:rPr>
      </w:pPr>
      <w:r w:rsidRPr="00B35115">
        <w:rPr>
          <w:rFonts w:ascii="游明朝" w:eastAsia="游明朝" w:hAnsi="游明朝"/>
        </w:rPr>
        <w:t>Dr.</w:t>
      </w:r>
      <w:r w:rsidRPr="00B35115">
        <w:rPr>
          <w:rFonts w:ascii="游明朝" w:eastAsia="游明朝" w:hAnsi="游明朝" w:hint="eastAsia"/>
        </w:rPr>
        <w:t>イッチ「</w:t>
      </w:r>
      <w:r w:rsidR="007D6BEC">
        <w:rPr>
          <w:rFonts w:ascii="游明朝" w:eastAsia="游明朝" w:hAnsi="游明朝" w:hint="eastAsia"/>
        </w:rPr>
        <w:t>そんなわけないだろ</w:t>
      </w:r>
      <w:r w:rsidRPr="00B35115">
        <w:rPr>
          <w:rFonts w:ascii="游明朝" w:eastAsia="游明朝" w:hAnsi="游明朝" w:hint="eastAsia"/>
        </w:rPr>
        <w:t>」</w:t>
      </w:r>
    </w:p>
    <w:p w14:paraId="7F59EEC1" w14:textId="7F35F7F2" w:rsidR="00891EE7" w:rsidRPr="00B35115" w:rsidRDefault="00160DE5">
      <w:pPr>
        <w:rPr>
          <w:rFonts w:ascii="游明朝" w:eastAsia="游明朝" w:hAnsi="游明朝"/>
        </w:rPr>
      </w:pPr>
      <w:r w:rsidRPr="00B35115">
        <w:rPr>
          <w:rFonts w:ascii="游明朝" w:eastAsia="游明朝" w:hAnsi="游明朝" w:hint="eastAsia"/>
        </w:rPr>
        <w:t>てべ猫</w:t>
      </w:r>
      <w:r w:rsidR="00891EE7" w:rsidRPr="00B35115">
        <w:rPr>
          <w:rFonts w:ascii="游明朝" w:eastAsia="游明朝" w:hAnsi="游明朝" w:hint="eastAsia"/>
        </w:rPr>
        <w:t>「</w:t>
      </w:r>
      <w:r w:rsidR="008579C4" w:rsidRPr="00B35115">
        <w:rPr>
          <w:rFonts w:ascii="游明朝" w:eastAsia="游明朝" w:hAnsi="游明朝" w:hint="eastAsia"/>
        </w:rPr>
        <w:t>じゃあ</w:t>
      </w:r>
      <w:r w:rsidR="00164FCA" w:rsidRPr="00B35115">
        <w:rPr>
          <w:rFonts w:ascii="游明朝" w:eastAsia="游明朝" w:hAnsi="游明朝"/>
        </w:rPr>
        <w:t xml:space="preserve">, </w:t>
      </w:r>
      <w:r w:rsidR="00164FCA" w:rsidRPr="00B35115">
        <w:rPr>
          <w:rFonts w:ascii="游明朝" w:eastAsia="游明朝" w:hAnsi="游明朝" w:hint="eastAsia"/>
        </w:rPr>
        <w:t>どんな症例が論文</w:t>
      </w:r>
      <w:r w:rsidR="008579C4" w:rsidRPr="00B35115">
        <w:rPr>
          <w:rFonts w:ascii="游明朝" w:eastAsia="游明朝" w:hAnsi="游明朝" w:hint="eastAsia"/>
        </w:rPr>
        <w:t>化できる</w:t>
      </w:r>
      <w:r w:rsidR="00164FCA" w:rsidRPr="00B35115">
        <w:rPr>
          <w:rFonts w:ascii="游明朝" w:eastAsia="游明朝" w:hAnsi="游明朝" w:hint="eastAsia"/>
        </w:rPr>
        <w:t>のか</w:t>
      </w:r>
      <w:r w:rsidR="008579C4" w:rsidRPr="00B35115">
        <w:rPr>
          <w:rFonts w:ascii="游明朝" w:eastAsia="游明朝" w:hAnsi="游明朝" w:hint="eastAsia"/>
        </w:rPr>
        <w:t>見てゆこう</w:t>
      </w:r>
      <w:r w:rsidR="00891EE7" w:rsidRPr="00B35115">
        <w:rPr>
          <w:rFonts w:ascii="游明朝" w:eastAsia="游明朝" w:hAnsi="游明朝" w:hint="eastAsia"/>
        </w:rPr>
        <w:t>」</w:t>
      </w:r>
    </w:p>
    <w:p w14:paraId="10B13540" w14:textId="77777777" w:rsidR="00164FCA" w:rsidRPr="00B35115" w:rsidRDefault="00164FCA">
      <w:pPr>
        <w:rPr>
          <w:rFonts w:ascii="游明朝" w:eastAsia="游明朝" w:hAnsi="游明朝"/>
        </w:rPr>
      </w:pPr>
    </w:p>
    <w:p w14:paraId="3F2491D8" w14:textId="57865A87" w:rsidR="00164FCA" w:rsidRPr="00B35115" w:rsidRDefault="00164FCA">
      <w:pPr>
        <w:rPr>
          <w:rFonts w:ascii="游明朝" w:eastAsia="游明朝" w:hAnsi="游明朝"/>
          <w:b/>
          <w:bCs/>
        </w:rPr>
      </w:pPr>
      <w:r w:rsidRPr="00B35115">
        <w:rPr>
          <w:rFonts w:ascii="游明朝" w:eastAsia="游明朝" w:hAnsi="游明朝" w:hint="eastAsia"/>
          <w:b/>
          <w:bCs/>
        </w:rPr>
        <w:t>論文化できる症例</w:t>
      </w:r>
      <w:r w:rsidR="00E83318">
        <w:rPr>
          <w:rFonts w:ascii="游明朝" w:eastAsia="游明朝" w:hAnsi="游明朝" w:hint="eastAsia"/>
          <w:b/>
          <w:bCs/>
        </w:rPr>
        <w:t>とは</w:t>
      </w:r>
    </w:p>
    <w:p w14:paraId="7379954C" w14:textId="3727F36D" w:rsidR="00164FCA" w:rsidRPr="00B35115" w:rsidRDefault="00164FCA">
      <w:pPr>
        <w:rPr>
          <w:rFonts w:ascii="游明朝" w:eastAsia="游明朝" w:hAnsi="游明朝"/>
        </w:rPr>
      </w:pPr>
      <w:r w:rsidRPr="00B35115">
        <w:rPr>
          <w:rFonts w:ascii="游明朝" w:eastAsia="游明朝" w:hAnsi="游明朝" w:hint="eastAsia"/>
        </w:rPr>
        <w:t xml:space="preserve">　症例報告は当然のことながら</w:t>
      </w:r>
      <w:r w:rsidRPr="00B35115">
        <w:rPr>
          <w:rFonts w:ascii="游明朝" w:eastAsia="游明朝" w:hAnsi="游明朝"/>
        </w:rPr>
        <w:t xml:space="preserve">, </w:t>
      </w:r>
      <w:r w:rsidRPr="00B35115">
        <w:rPr>
          <w:rFonts w:ascii="游明朝" w:eastAsia="游明朝" w:hAnsi="游明朝" w:hint="eastAsia"/>
        </w:rPr>
        <w:t>症例ベースの論文</w:t>
      </w:r>
      <w:r w:rsidR="00185944" w:rsidRPr="00B35115">
        <w:rPr>
          <w:rFonts w:ascii="游明朝" w:eastAsia="游明朝" w:hAnsi="游明朝" w:hint="eastAsia"/>
        </w:rPr>
        <w:t>と</w:t>
      </w:r>
      <w:r w:rsidRPr="00B35115">
        <w:rPr>
          <w:rFonts w:ascii="游明朝" w:eastAsia="游明朝" w:hAnsi="游明朝" w:hint="eastAsia"/>
        </w:rPr>
        <w:t>なります</w:t>
      </w:r>
      <w:r w:rsidRPr="00B35115">
        <w:rPr>
          <w:rFonts w:ascii="游明朝" w:eastAsia="游明朝" w:hAnsi="游明朝"/>
        </w:rPr>
        <w:t xml:space="preserve">. </w:t>
      </w:r>
      <w:r w:rsidR="00BB77C3" w:rsidRPr="00B35115">
        <w:rPr>
          <w:rFonts w:ascii="游明朝" w:eastAsia="游明朝" w:hAnsi="游明朝"/>
        </w:rPr>
        <w:t>1</w:t>
      </w:r>
      <w:r w:rsidR="00BB77C3" w:rsidRPr="00B35115">
        <w:rPr>
          <w:rFonts w:ascii="游明朝" w:eastAsia="游明朝" w:hAnsi="游明朝" w:hint="eastAsia"/>
        </w:rPr>
        <w:t>例報告と</w:t>
      </w:r>
      <w:r w:rsidR="00E83318">
        <w:rPr>
          <w:rFonts w:ascii="游明朝" w:eastAsia="游明朝" w:hAnsi="游明朝" w:hint="eastAsia"/>
        </w:rPr>
        <w:t>複数</w:t>
      </w:r>
      <w:r w:rsidR="00BB77C3" w:rsidRPr="00B35115">
        <w:rPr>
          <w:rFonts w:ascii="游明朝" w:eastAsia="游明朝" w:hAnsi="游明朝" w:hint="eastAsia"/>
        </w:rPr>
        <w:t>例のケースシリーズがあり</w:t>
      </w:r>
      <w:del w:id="7" w:author="Microsoft アカウント" w:date="2025-05-20T15:53:00Z">
        <w:r w:rsidR="00BB77C3" w:rsidRPr="00B35115" w:rsidDel="00380FBB">
          <w:rPr>
            <w:rFonts w:ascii="游明朝" w:eastAsia="游明朝" w:hAnsi="游明朝" w:hint="eastAsia"/>
          </w:rPr>
          <w:delText>ます</w:delText>
        </w:r>
      </w:del>
      <w:r w:rsidR="00BB77C3" w:rsidRPr="00B35115">
        <w:rPr>
          <w:rFonts w:ascii="游明朝" w:eastAsia="游明朝" w:hAnsi="游明朝" w:hint="eastAsia"/>
        </w:rPr>
        <w:t>ますが</w:t>
      </w:r>
      <w:r w:rsidR="00BB77C3" w:rsidRPr="00B35115">
        <w:rPr>
          <w:rFonts w:ascii="游明朝" w:eastAsia="游明朝" w:hAnsi="游明朝"/>
        </w:rPr>
        <w:t xml:space="preserve">, </w:t>
      </w:r>
      <w:r w:rsidR="00BB77C3" w:rsidRPr="00B35115">
        <w:rPr>
          <w:rFonts w:ascii="游明朝" w:eastAsia="游明朝" w:hAnsi="游明朝" w:hint="eastAsia"/>
        </w:rPr>
        <w:t>ここでは</w:t>
      </w:r>
      <w:r w:rsidR="00BB77C3" w:rsidRPr="00B35115">
        <w:rPr>
          <w:rFonts w:ascii="游明朝" w:eastAsia="游明朝" w:hAnsi="游明朝"/>
        </w:rPr>
        <w:t>1</w:t>
      </w:r>
      <w:r w:rsidR="00BB77C3" w:rsidRPr="00B35115">
        <w:rPr>
          <w:rFonts w:ascii="游明朝" w:eastAsia="游明朝" w:hAnsi="游明朝" w:hint="eastAsia"/>
        </w:rPr>
        <w:t>例報告について解説してゆきます</w:t>
      </w:r>
      <w:r w:rsidR="00BB77C3" w:rsidRPr="00B35115">
        <w:rPr>
          <w:rFonts w:ascii="游明朝" w:eastAsia="游明朝" w:hAnsi="游明朝"/>
        </w:rPr>
        <w:t>. Dr.</w:t>
      </w:r>
      <w:r w:rsidR="00BB77C3" w:rsidRPr="00B35115">
        <w:rPr>
          <w:rFonts w:ascii="游明朝" w:eastAsia="游明朝" w:hAnsi="游明朝" w:hint="eastAsia"/>
        </w:rPr>
        <w:t>イッチが</w:t>
      </w:r>
      <w:r w:rsidR="00010B73" w:rsidRPr="00B35115">
        <w:rPr>
          <w:rFonts w:ascii="游明朝" w:eastAsia="游明朝" w:hAnsi="游明朝" w:hint="eastAsia"/>
        </w:rPr>
        <w:t>困っているように</w:t>
      </w:r>
      <w:r w:rsidR="00010B73" w:rsidRPr="00B35115">
        <w:rPr>
          <w:rFonts w:ascii="游明朝" w:eastAsia="游明朝" w:hAnsi="游明朝"/>
        </w:rPr>
        <w:t xml:space="preserve">, </w:t>
      </w:r>
      <w:r w:rsidR="00010B73" w:rsidRPr="00B35115">
        <w:rPr>
          <w:rFonts w:ascii="游明朝" w:eastAsia="游明朝" w:hAnsi="游明朝" w:hint="eastAsia"/>
        </w:rPr>
        <w:t>論文</w:t>
      </w:r>
      <w:r w:rsidR="00225D27" w:rsidRPr="00B35115">
        <w:rPr>
          <w:rFonts w:ascii="游明朝" w:eastAsia="游明朝" w:hAnsi="游明朝" w:hint="eastAsia"/>
        </w:rPr>
        <w:t>を書きたいけど</w:t>
      </w:r>
      <w:r w:rsidR="00010B73" w:rsidRPr="00B35115">
        <w:rPr>
          <w:rFonts w:ascii="游明朝" w:eastAsia="游明朝" w:hAnsi="游明朝" w:hint="eastAsia"/>
        </w:rPr>
        <w:t>症例が見つからない</w:t>
      </w:r>
      <w:r w:rsidR="00225D27" w:rsidRPr="00B35115">
        <w:rPr>
          <w:rFonts w:ascii="游明朝" w:eastAsia="游明朝" w:hAnsi="游明朝" w:hint="eastAsia"/>
        </w:rPr>
        <w:t>って</w:t>
      </w:r>
      <w:ins w:id="8" w:author="Microsoft アカウント" w:date="2025-05-20T15:33:00Z">
        <w:r w:rsidR="00430D0A">
          <w:rPr>
            <w:rFonts w:ascii="游明朝" w:eastAsia="游明朝" w:hAnsi="游明朝" w:hint="eastAsia"/>
          </w:rPr>
          <w:t>ことありますよね</w:t>
        </w:r>
      </w:ins>
      <w:del w:id="9" w:author="Microsoft アカウント" w:date="2025-05-20T15:33:00Z">
        <w:r w:rsidR="00010B73" w:rsidRPr="00B35115" w:rsidDel="00430D0A">
          <w:rPr>
            <w:rFonts w:ascii="游明朝" w:eastAsia="游明朝" w:hAnsi="游明朝" w:hint="eastAsia"/>
          </w:rPr>
          <w:delText>人</w:delText>
        </w:r>
        <w:r w:rsidR="002E72A6" w:rsidDel="00430D0A">
          <w:rPr>
            <w:rFonts w:ascii="游明朝" w:eastAsia="游明朝" w:hAnsi="游明朝" w:hint="eastAsia"/>
          </w:rPr>
          <w:delText>も</w:delText>
        </w:r>
        <w:r w:rsidR="00010B73" w:rsidRPr="00B35115" w:rsidDel="00430D0A">
          <w:rPr>
            <w:rFonts w:ascii="游明朝" w:eastAsia="游明朝" w:hAnsi="游明朝" w:hint="eastAsia"/>
          </w:rPr>
          <w:delText>いる</w:delText>
        </w:r>
        <w:r w:rsidR="00830E06" w:rsidRPr="00B35115" w:rsidDel="00430D0A">
          <w:rPr>
            <w:rFonts w:ascii="游明朝" w:eastAsia="游明朝" w:hAnsi="游明朝" w:hint="eastAsia"/>
          </w:rPr>
          <w:delText>か</w:delText>
        </w:r>
        <w:r w:rsidR="00010B73" w:rsidRPr="00B35115" w:rsidDel="00430D0A">
          <w:rPr>
            <w:rFonts w:ascii="游明朝" w:eastAsia="游明朝" w:hAnsi="游明朝" w:hint="eastAsia"/>
          </w:rPr>
          <w:delText>と思います</w:delText>
        </w:r>
      </w:del>
      <w:r w:rsidR="00010B73" w:rsidRPr="00B35115">
        <w:rPr>
          <w:rFonts w:ascii="游明朝" w:eastAsia="游明朝" w:hAnsi="游明朝"/>
        </w:rPr>
        <w:t>.</w:t>
      </w:r>
      <w:r w:rsidR="002E72A6">
        <w:rPr>
          <w:rFonts w:ascii="游明朝" w:eastAsia="游明朝" w:hAnsi="游明朝" w:hint="eastAsia"/>
        </w:rPr>
        <w:t xml:space="preserve"> </w:t>
      </w:r>
      <w:ins w:id="10" w:author="Microsoft アカウント" w:date="2025-05-20T15:34:00Z">
        <w:r w:rsidR="00430D0A">
          <w:rPr>
            <w:rFonts w:ascii="游明朝" w:eastAsia="游明朝" w:hAnsi="游明朝" w:hint="eastAsia"/>
          </w:rPr>
          <w:t>珍しい症例との出会いは運次第です.</w:t>
        </w:r>
        <w:r w:rsidR="00430D0A">
          <w:rPr>
            <w:rFonts w:ascii="游明朝" w:eastAsia="游明朝" w:hAnsi="游明朝"/>
          </w:rPr>
          <w:t xml:space="preserve"> </w:t>
        </w:r>
      </w:ins>
      <w:r w:rsidR="002E72A6">
        <w:rPr>
          <w:rFonts w:ascii="游明朝" w:eastAsia="游明朝" w:hAnsi="游明朝" w:hint="eastAsia"/>
        </w:rPr>
        <w:t xml:space="preserve">しかし論文をたくさん書いている人にたまたま多くの症例が集まるわけではありません. </w:t>
      </w:r>
      <w:r w:rsidR="00E83318">
        <w:rPr>
          <w:rFonts w:ascii="游明朝" w:eastAsia="游明朝" w:hAnsi="游明朝" w:hint="eastAsia"/>
        </w:rPr>
        <w:t>特別引きが強い</w:t>
      </w:r>
      <w:r w:rsidR="007A738A">
        <w:rPr>
          <w:rFonts w:ascii="游明朝" w:eastAsia="游明朝" w:hAnsi="游明朝" w:hint="eastAsia"/>
        </w:rPr>
        <w:t>霊感体質</w:t>
      </w:r>
      <w:r w:rsidR="00E83318">
        <w:rPr>
          <w:rFonts w:ascii="游明朝" w:eastAsia="游明朝" w:hAnsi="游明朝" w:hint="eastAsia"/>
        </w:rPr>
        <w:t>みたいな人</w:t>
      </w:r>
      <w:del w:id="11" w:author="Microsoft アカウント" w:date="2025-05-20T15:35:00Z">
        <w:r w:rsidR="00E83318" w:rsidDel="00430D0A">
          <w:rPr>
            <w:rFonts w:ascii="游明朝" w:eastAsia="游明朝" w:hAnsi="游明朝" w:hint="eastAsia"/>
          </w:rPr>
          <w:delText>なんかいま</w:delText>
        </w:r>
      </w:del>
      <w:ins w:id="12" w:author="Microsoft アカウント" w:date="2025-05-20T15:35:00Z">
        <w:r w:rsidR="00430D0A">
          <w:rPr>
            <w:rFonts w:ascii="游明朝" w:eastAsia="游明朝" w:hAnsi="游明朝" w:hint="eastAsia"/>
          </w:rPr>
          <w:t>ってわけではありま</w:t>
        </w:r>
      </w:ins>
      <w:r w:rsidR="00E83318">
        <w:rPr>
          <w:rFonts w:ascii="游明朝" w:eastAsia="游明朝" w:hAnsi="游明朝" w:hint="eastAsia"/>
        </w:rPr>
        <w:t xml:space="preserve">せんし, </w:t>
      </w:r>
      <w:r w:rsidR="00225D27" w:rsidRPr="00B35115">
        <w:rPr>
          <w:rFonts w:ascii="游明朝" w:eastAsia="游明朝" w:hAnsi="游明朝" w:hint="eastAsia"/>
        </w:rPr>
        <w:t>誰も報告したことがないほど珍しい症例</w:t>
      </w:r>
      <w:r w:rsidR="002E72A6">
        <w:rPr>
          <w:rFonts w:ascii="游明朝" w:eastAsia="游明朝" w:hAnsi="游明朝" w:hint="eastAsia"/>
        </w:rPr>
        <w:t>なんて</w:t>
      </w:r>
      <w:r w:rsidR="00E83318">
        <w:rPr>
          <w:rFonts w:ascii="游明朝" w:eastAsia="游明朝" w:hAnsi="游明朝" w:hint="eastAsia"/>
        </w:rPr>
        <w:t>そうそう</w:t>
      </w:r>
      <w:del w:id="13" w:author="Microsoft アカウント" w:date="2025-05-20T15:35:00Z">
        <w:r w:rsidR="00E83318" w:rsidDel="00430D0A">
          <w:rPr>
            <w:rFonts w:ascii="游明朝" w:eastAsia="游明朝" w:hAnsi="游明朝" w:hint="eastAsia"/>
          </w:rPr>
          <w:delText>みるもの</w:delText>
        </w:r>
      </w:del>
      <w:ins w:id="14" w:author="Microsoft アカウント" w:date="2025-05-20T15:35:00Z">
        <w:r w:rsidR="00430D0A">
          <w:rPr>
            <w:rFonts w:ascii="游明朝" w:eastAsia="游明朝" w:hAnsi="游明朝" w:hint="eastAsia"/>
          </w:rPr>
          <w:t>出会えるもの</w:t>
        </w:r>
      </w:ins>
      <w:r w:rsidR="00E83318">
        <w:rPr>
          <w:rFonts w:ascii="游明朝" w:eastAsia="游明朝" w:hAnsi="游明朝" w:hint="eastAsia"/>
        </w:rPr>
        <w:t>ではありません</w:t>
      </w:r>
      <w:r w:rsidR="00225D27" w:rsidRPr="00B35115">
        <w:rPr>
          <w:rFonts w:ascii="游明朝" w:eastAsia="游明朝" w:hAnsi="游明朝"/>
        </w:rPr>
        <w:t xml:space="preserve">. </w:t>
      </w:r>
      <w:r w:rsidR="00E83318">
        <w:rPr>
          <w:rFonts w:ascii="游明朝" w:eastAsia="游明朝" w:hAnsi="游明朝" w:hint="eastAsia"/>
        </w:rPr>
        <w:t>しかし</w:t>
      </w:r>
      <w:r w:rsidR="009B0FCC" w:rsidRPr="00B35115">
        <w:rPr>
          <w:rFonts w:ascii="游明朝" w:eastAsia="游明朝" w:hAnsi="游明朝" w:hint="eastAsia"/>
        </w:rPr>
        <w:t>実際には多くの症例報告が世にでているわけで</w:t>
      </w:r>
      <w:r w:rsidR="009B0FCC" w:rsidRPr="00B35115">
        <w:rPr>
          <w:rFonts w:ascii="游明朝" w:eastAsia="游明朝" w:hAnsi="游明朝"/>
        </w:rPr>
        <w:t xml:space="preserve">, </w:t>
      </w:r>
      <w:r w:rsidR="009B0FCC" w:rsidRPr="00B35115">
        <w:rPr>
          <w:rFonts w:ascii="游明朝" w:eastAsia="游明朝" w:hAnsi="游明朝" w:hint="eastAsia"/>
        </w:rPr>
        <w:t>必ずしも珍しさが</w:t>
      </w:r>
      <w:r w:rsidR="002E72A6">
        <w:rPr>
          <w:rFonts w:ascii="游明朝" w:eastAsia="游明朝" w:hAnsi="游明朝" w:hint="eastAsia"/>
        </w:rPr>
        <w:t>重要</w:t>
      </w:r>
      <w:r w:rsidR="009B0FCC" w:rsidRPr="00B35115">
        <w:rPr>
          <w:rFonts w:ascii="游明朝" w:eastAsia="游明朝" w:hAnsi="游明朝" w:hint="eastAsia"/>
        </w:rPr>
        <w:t>では</w:t>
      </w:r>
      <w:ins w:id="15" w:author="Microsoft アカウント" w:date="2025-05-20T15:35:00Z">
        <w:r w:rsidR="00430D0A">
          <w:rPr>
            <w:rFonts w:ascii="游明朝" w:eastAsia="游明朝" w:hAnsi="游明朝" w:hint="eastAsia"/>
          </w:rPr>
          <w:t>ないといえます</w:t>
        </w:r>
      </w:ins>
      <w:del w:id="16" w:author="Microsoft アカウント" w:date="2025-05-20T15:35:00Z">
        <w:r w:rsidR="002E72A6" w:rsidDel="00430D0A">
          <w:rPr>
            <w:rFonts w:ascii="游明朝" w:eastAsia="游明朝" w:hAnsi="游明朝" w:hint="eastAsia"/>
          </w:rPr>
          <w:delText>ありません</w:delText>
        </w:r>
      </w:del>
      <w:r w:rsidR="009B0FCC" w:rsidRPr="00B35115">
        <w:rPr>
          <w:rFonts w:ascii="游明朝" w:eastAsia="游明朝" w:hAnsi="游明朝"/>
        </w:rPr>
        <w:t xml:space="preserve">. </w:t>
      </w:r>
      <w:r w:rsidR="007A738A">
        <w:rPr>
          <w:rFonts w:ascii="游明朝" w:eastAsia="游明朝" w:hAnsi="游明朝" w:hint="eastAsia"/>
        </w:rPr>
        <w:t>非典型的な発症様式や経過, 想定外の有害事象・合併症とその対応, 新しい検査・治療の提案, 新しい病態生理の推察などでも論文化は可能です</w:t>
      </w:r>
      <w:r w:rsidR="007A738A">
        <w:rPr>
          <w:rFonts w:ascii="游明朝" w:eastAsia="游明朝" w:hAnsi="游明朝"/>
        </w:rPr>
        <w:fldChar w:fldCharType="begin"/>
      </w:r>
      <w:r w:rsidR="007A738A">
        <w:rPr>
          <w:rFonts w:ascii="游明朝" w:eastAsia="游明朝" w:hAnsi="游明朝"/>
        </w:rPr>
        <w:instrText xml:space="preserve"> ADDIN EN.CITE &lt;EndNote&gt;&lt;Cite&gt;&lt;Author&gt;佐藤佳澄&lt;/Author&gt;&lt;Year&gt;2023&lt;/Year&gt;&lt;RecNum&gt;1704&lt;/RecNum&gt;&lt;DisplayText&gt;[1]&lt;/DisplayText&gt;&lt;record&gt;&lt;rec-number&gt;1704&lt;/rec-number&gt;&lt;foreign-keys&gt;&lt;key app="EN" db-id="5ep5wtfv09xztzeasdvxprabpr0fwses25wr" timestamp="1743948753"&gt;1704&lt;/key&gt;&lt;/foreign-keys&gt;&lt;ref-type name="Book"&gt;6&lt;/ref-type&gt;&lt;contributors&gt;&lt;authors&gt;&lt;author&gt;&lt;style face="normal" font="default" charset="128" size="100%"&gt;佐藤佳澄&lt;/style&gt;&lt;/author&gt;&lt;/authors&gt;&lt;/contributors&gt;&lt;titles&gt;&lt;title&gt;&lt;style face="normal" font="default" charset="128" size="100%"&gt;正攻法ではないけれど必ず書き上げられる　はじめてのケースレポート論文&lt;/style&gt;&lt;/title&gt;&lt;/titles&gt;&lt;dates&gt;&lt;year&gt;2023&lt;/year&gt;&lt;/dates&gt;&lt;publisher&gt;&lt;style face="normal" font="default" charset="128" size="100%"&gt;中外医学社&lt;/style&gt;&lt;/publisher&gt;&lt;urls&gt;&lt;/urls&gt;&lt;/record&gt;&lt;/Cite&gt;&lt;/EndNote&gt;</w:instrText>
      </w:r>
      <w:r w:rsidR="007A738A">
        <w:rPr>
          <w:rFonts w:ascii="游明朝" w:eastAsia="游明朝" w:hAnsi="游明朝"/>
        </w:rPr>
        <w:fldChar w:fldCharType="separate"/>
      </w:r>
      <w:r w:rsidR="007A738A">
        <w:rPr>
          <w:rFonts w:ascii="游明朝" w:eastAsia="游明朝" w:hAnsi="游明朝"/>
          <w:noProof/>
        </w:rPr>
        <w:t>[1]</w:t>
      </w:r>
      <w:r w:rsidR="007A738A">
        <w:rPr>
          <w:rFonts w:ascii="游明朝" w:eastAsia="游明朝" w:hAnsi="游明朝"/>
        </w:rPr>
        <w:fldChar w:fldCharType="end"/>
      </w:r>
      <w:r w:rsidR="007A738A">
        <w:rPr>
          <w:rFonts w:ascii="游明朝" w:eastAsia="游明朝" w:hAnsi="游明朝" w:hint="eastAsia"/>
        </w:rPr>
        <w:t>. では</w:t>
      </w:r>
      <w:ins w:id="17" w:author="Microsoft アカウント" w:date="2025-05-20T15:36:00Z">
        <w:r w:rsidR="00EE7E96">
          <w:rPr>
            <w:rFonts w:ascii="游明朝" w:eastAsia="游明朝" w:hAnsi="游明朝" w:hint="eastAsia"/>
          </w:rPr>
          <w:t>どんな症例が</w:t>
        </w:r>
      </w:ins>
      <w:r w:rsidR="00225D27" w:rsidRPr="00B35115">
        <w:rPr>
          <w:rFonts w:ascii="游明朝" w:eastAsia="游明朝" w:hAnsi="游明朝" w:hint="eastAsia"/>
        </w:rPr>
        <w:t>論文化し得る</w:t>
      </w:r>
      <w:ins w:id="18" w:author="Microsoft アカウント" w:date="2025-05-20T15:36:00Z">
        <w:r w:rsidR="00EE7E96">
          <w:rPr>
            <w:rFonts w:ascii="游明朝" w:eastAsia="游明朝" w:hAnsi="游明朝"/>
          </w:rPr>
          <w:t>のか</w:t>
        </w:r>
        <w:r w:rsidR="00EE7E96">
          <w:rPr>
            <w:rFonts w:ascii="游明朝" w:eastAsia="游明朝" w:hAnsi="游明朝" w:hint="eastAsia"/>
          </w:rPr>
          <w:t>,</w:t>
        </w:r>
        <w:r w:rsidR="00EE7E96">
          <w:rPr>
            <w:rFonts w:ascii="游明朝" w:eastAsia="游明朝" w:hAnsi="游明朝"/>
          </w:rPr>
          <w:t xml:space="preserve"> その</w:t>
        </w:r>
      </w:ins>
      <w:del w:id="19" w:author="Microsoft アカウント" w:date="2025-05-20T15:36:00Z">
        <w:r w:rsidR="00225D27" w:rsidRPr="00B35115" w:rsidDel="00EE7E96">
          <w:rPr>
            <w:rFonts w:ascii="游明朝" w:eastAsia="游明朝" w:hAnsi="游明朝" w:hint="eastAsia"/>
          </w:rPr>
          <w:delText>症例</w:delText>
        </w:r>
        <w:r w:rsidR="009B0FCC" w:rsidRPr="00B35115" w:rsidDel="00EE7E96">
          <w:rPr>
            <w:rFonts w:ascii="游明朝" w:eastAsia="游明朝" w:hAnsi="游明朝" w:hint="eastAsia"/>
          </w:rPr>
          <w:delText>を</w:delText>
        </w:r>
      </w:del>
      <w:r w:rsidR="009B0FCC" w:rsidRPr="00B35115">
        <w:rPr>
          <w:rFonts w:ascii="游明朝" w:eastAsia="游明朝" w:hAnsi="游明朝" w:hint="eastAsia"/>
        </w:rPr>
        <w:t>見極めるポイントを挙げてゆきます</w:t>
      </w:r>
      <w:r w:rsidR="00225D27" w:rsidRPr="00B35115">
        <w:rPr>
          <w:rFonts w:ascii="游明朝" w:eastAsia="游明朝" w:hAnsi="游明朝"/>
        </w:rPr>
        <w:t>.</w:t>
      </w:r>
    </w:p>
    <w:p w14:paraId="042489CA" w14:textId="77777777" w:rsidR="00226747" w:rsidRPr="00B35115" w:rsidRDefault="00226747">
      <w:pPr>
        <w:rPr>
          <w:rFonts w:ascii="游明朝" w:eastAsia="游明朝" w:hAnsi="游明朝"/>
        </w:rPr>
      </w:pPr>
    </w:p>
    <w:p w14:paraId="1A676883" w14:textId="331EB3AF" w:rsidR="00225D27" w:rsidRPr="00B35115" w:rsidRDefault="00225D27">
      <w:pPr>
        <w:rPr>
          <w:rFonts w:ascii="游明朝" w:eastAsia="游明朝" w:hAnsi="游明朝"/>
        </w:rPr>
      </w:pPr>
      <w:r w:rsidRPr="00B35115">
        <w:rPr>
          <w:rFonts w:ascii="游明朝" w:eastAsia="游明朝" w:hAnsi="游明朝" w:hint="eastAsia"/>
        </w:rPr>
        <w:t>①珍しいだけでは論文化できない</w:t>
      </w:r>
    </w:p>
    <w:p w14:paraId="67AD137D" w14:textId="2489DEA8" w:rsidR="00891EE7" w:rsidRPr="00B35115" w:rsidRDefault="00225D27">
      <w:pPr>
        <w:rPr>
          <w:rFonts w:ascii="游明朝" w:eastAsia="游明朝" w:hAnsi="游明朝"/>
        </w:rPr>
      </w:pPr>
      <w:r w:rsidRPr="00B35115">
        <w:rPr>
          <w:rFonts w:ascii="游明朝" w:eastAsia="游明朝" w:hAnsi="游明朝" w:hint="eastAsia"/>
        </w:rPr>
        <w:t xml:space="preserve">　論文には新たな知見が必要です</w:t>
      </w:r>
      <w:r w:rsidRPr="00B35115">
        <w:rPr>
          <w:rFonts w:ascii="游明朝" w:eastAsia="游明朝" w:hAnsi="游明朝"/>
        </w:rPr>
        <w:t xml:space="preserve">. </w:t>
      </w:r>
      <w:r w:rsidRPr="00B35115">
        <w:rPr>
          <w:rFonts w:ascii="游明朝" w:eastAsia="游明朝" w:hAnsi="游明朝" w:hint="eastAsia"/>
        </w:rPr>
        <w:t>世界初の症例ならまだしも</w:t>
      </w:r>
      <w:r w:rsidRPr="00B35115">
        <w:rPr>
          <w:rFonts w:ascii="游明朝" w:eastAsia="游明朝" w:hAnsi="游明朝"/>
        </w:rPr>
        <w:t xml:space="preserve">, </w:t>
      </w:r>
      <w:r w:rsidRPr="00B35115">
        <w:rPr>
          <w:rFonts w:ascii="游明朝" w:eastAsia="游明朝" w:hAnsi="游明朝" w:hint="eastAsia"/>
        </w:rPr>
        <w:t>ただ珍しいだけでは「へー」</w:t>
      </w:r>
      <w:r w:rsidRPr="00B35115">
        <w:rPr>
          <w:rFonts w:ascii="游明朝" w:eastAsia="游明朝" w:hAnsi="游明朝" w:hint="eastAsia"/>
        </w:rPr>
        <w:lastRenderedPageBreak/>
        <w:t>で終わってしまいます</w:t>
      </w:r>
      <w:r w:rsidRPr="00B35115">
        <w:rPr>
          <w:rFonts w:ascii="游明朝" w:eastAsia="游明朝" w:hAnsi="游明朝"/>
        </w:rPr>
        <w:t xml:space="preserve">. </w:t>
      </w:r>
      <w:r w:rsidR="00096BE4" w:rsidRPr="00B35115">
        <w:rPr>
          <w:rFonts w:ascii="游明朝" w:eastAsia="游明朝" w:hAnsi="游明朝" w:hint="eastAsia"/>
        </w:rPr>
        <w:t>むしろ</w:t>
      </w:r>
      <w:r w:rsidRPr="00B35115">
        <w:rPr>
          <w:rFonts w:ascii="游明朝" w:eastAsia="游明朝" w:hAnsi="游明朝"/>
        </w:rPr>
        <w:t xml:space="preserve">, </w:t>
      </w:r>
      <w:r w:rsidRPr="00B35115">
        <w:rPr>
          <w:rFonts w:ascii="游明朝" w:eastAsia="游明朝" w:hAnsi="游明朝" w:hint="eastAsia"/>
        </w:rPr>
        <w:t>珍しくなくても普段とは違う検査や治療で上手くいったなどの方が論文には向いています</w:t>
      </w:r>
      <w:r w:rsidRPr="00B35115">
        <w:rPr>
          <w:rFonts w:ascii="游明朝" w:eastAsia="游明朝" w:hAnsi="游明朝"/>
        </w:rPr>
        <w:t xml:space="preserve">. </w:t>
      </w:r>
    </w:p>
    <w:p w14:paraId="6FAAE4D3" w14:textId="753DB476" w:rsidR="0043270E" w:rsidRPr="00B35115" w:rsidRDefault="0043270E">
      <w:pPr>
        <w:rPr>
          <w:rFonts w:ascii="游明朝" w:eastAsia="游明朝" w:hAnsi="游明朝"/>
        </w:rPr>
      </w:pPr>
      <w:r w:rsidRPr="00B35115">
        <w:rPr>
          <w:rFonts w:ascii="游明朝" w:eastAsia="游明朝" w:hAnsi="游明朝" w:hint="eastAsia"/>
        </w:rPr>
        <w:t>（例）「</w:t>
      </w:r>
      <w:r w:rsidR="005D70C3" w:rsidRPr="00B35115">
        <w:rPr>
          <w:rFonts w:ascii="游明朝" w:eastAsia="游明朝" w:hAnsi="游明朝"/>
        </w:rPr>
        <w:t xml:space="preserve">Causative antigens of humidifier lung in vapor from a humidifier: A case report </w:t>
      </w:r>
      <w:r w:rsidR="005D70C3" w:rsidRPr="00B35115">
        <w:rPr>
          <w:rFonts w:ascii="游明朝" w:eastAsia="游明朝" w:hAnsi="游明朝"/>
        </w:rPr>
        <w:fldChar w:fldCharType="begin">
          <w:fldData xml:space="preserve">PEVuZE5vdGU+PENpdGU+PEF1dGhvcj5TaGltb2RhPC9BdXRob3I+PFllYXI+MjAyMzwvWWVhcj48
UmVjTnVtPjE2ODc8L1JlY051bT48RGlzcGxheVRleHQ+WzJdPC9EaXNwbGF5VGV4dD48cmVjb3Jk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7A738A">
        <w:rPr>
          <w:rFonts w:ascii="游明朝" w:eastAsia="游明朝" w:hAnsi="游明朝"/>
        </w:rPr>
        <w:instrText xml:space="preserve"> ADDIN EN.CITE </w:instrText>
      </w:r>
      <w:r w:rsidR="007A738A">
        <w:rPr>
          <w:rFonts w:ascii="游明朝" w:eastAsia="游明朝" w:hAnsi="游明朝"/>
        </w:rPr>
        <w:fldChar w:fldCharType="begin">
          <w:fldData xml:space="preserve">PEVuZE5vdGU+PENpdGU+PEF1dGhvcj5TaGltb2RhPC9BdXRob3I+PFllYXI+MjAyMzwvWWVhcj48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==
</w:fldData>
        </w:fldChar>
      </w:r>
      <w:r w:rsidR="007A738A">
        <w:rPr>
          <w:rFonts w:ascii="游明朝" w:eastAsia="游明朝" w:hAnsi="游明朝"/>
        </w:rPr>
        <w:instrText xml:space="preserve"> ADDIN EN.CITE.DATA </w:instrText>
      </w:r>
      <w:r w:rsidR="007A738A">
        <w:rPr>
          <w:rFonts w:ascii="游明朝" w:eastAsia="游明朝" w:hAnsi="游明朝"/>
        </w:rPr>
      </w:r>
      <w:r w:rsidR="007A738A">
        <w:rPr>
          <w:rFonts w:ascii="游明朝" w:eastAsia="游明朝" w:hAnsi="游明朝"/>
        </w:rPr>
        <w:fldChar w:fldCharType="end"/>
      </w:r>
      <w:r w:rsidR="005D70C3" w:rsidRPr="00B35115">
        <w:rPr>
          <w:rFonts w:ascii="游明朝" w:eastAsia="游明朝" w:hAnsi="游明朝"/>
        </w:rPr>
      </w:r>
      <w:r w:rsidR="005D70C3" w:rsidRPr="00B35115">
        <w:rPr>
          <w:rFonts w:ascii="游明朝" w:eastAsia="游明朝" w:hAnsi="游明朝"/>
        </w:rPr>
        <w:fldChar w:fldCharType="separate"/>
      </w:r>
      <w:r w:rsidR="007A738A">
        <w:rPr>
          <w:rFonts w:ascii="游明朝" w:eastAsia="游明朝" w:hAnsi="游明朝"/>
          <w:noProof/>
        </w:rPr>
        <w:t>[2]</w:t>
      </w:r>
      <w:r w:rsidR="005D70C3" w:rsidRPr="00B35115">
        <w:rPr>
          <w:rFonts w:ascii="游明朝" w:eastAsia="游明朝" w:hAnsi="游明朝"/>
        </w:rPr>
        <w:fldChar w:fldCharType="end"/>
      </w:r>
      <w:r w:rsidRPr="00B35115">
        <w:rPr>
          <w:rFonts w:ascii="游明朝" w:eastAsia="游明朝" w:hAnsi="游明朝" w:hint="eastAsia"/>
        </w:rPr>
        <w:t>」</w:t>
      </w:r>
    </w:p>
    <w:p w14:paraId="7AEBA8D0" w14:textId="60A327C7" w:rsidR="0043270E" w:rsidRPr="00B35115" w:rsidRDefault="0043270E" w:rsidP="0043270E">
      <w:pPr>
        <w:ind w:firstLineChars="100" w:firstLine="210"/>
        <w:rPr>
          <w:rFonts w:ascii="游明朝" w:eastAsia="游明朝" w:hAnsi="游明朝"/>
        </w:rPr>
      </w:pPr>
      <w:r w:rsidRPr="00B35115">
        <w:rPr>
          <w:rFonts w:ascii="游明朝" w:eastAsia="游明朝" w:hAnsi="游明朝" w:hint="eastAsia"/>
        </w:rPr>
        <w:t>加湿器による過敏性肺炎（加湿器肺）</w:t>
      </w:r>
      <w:del w:id="20" w:author="Microsoft アカウント" w:date="2025-05-20T15:37:00Z">
        <w:r w:rsidR="00DD315C" w:rsidDel="00EB2B9D">
          <w:rPr>
            <w:rFonts w:ascii="游明朝" w:eastAsia="游明朝" w:hAnsi="游明朝" w:hint="eastAsia"/>
          </w:rPr>
          <w:delText>で,</w:delText>
        </w:r>
      </w:del>
      <w:ins w:id="21" w:author="Microsoft アカウント" w:date="2025-05-20T15:37:00Z">
        <w:r w:rsidR="00EB2B9D">
          <w:rPr>
            <w:rFonts w:ascii="游明朝" w:eastAsia="游明朝" w:hAnsi="游明朝" w:hint="eastAsia"/>
          </w:rPr>
          <w:t>の症例報告です</w:t>
        </w:r>
        <w:r w:rsidR="00EB2B9D">
          <w:rPr>
            <w:rFonts w:ascii="游明朝" w:eastAsia="游明朝" w:hAnsi="游明朝"/>
          </w:rPr>
          <w:t>.</w:t>
        </w:r>
      </w:ins>
      <w:r w:rsidR="00DD315C">
        <w:rPr>
          <w:rFonts w:ascii="游明朝" w:eastAsia="游明朝" w:hAnsi="游明朝" w:hint="eastAsia"/>
        </w:rPr>
        <w:t xml:space="preserve"> </w:t>
      </w:r>
      <w:r w:rsidR="00C93C96" w:rsidRPr="00B35115">
        <w:rPr>
          <w:rFonts w:ascii="游明朝" w:eastAsia="游明朝" w:hAnsi="游明朝" w:hint="eastAsia"/>
        </w:rPr>
        <w:t>患者さんが使用していた</w:t>
      </w:r>
      <w:r w:rsidRPr="00B35115">
        <w:rPr>
          <w:rFonts w:ascii="游明朝" w:eastAsia="游明朝" w:hAnsi="游明朝" w:hint="eastAsia"/>
        </w:rPr>
        <w:t>加湿器を</w:t>
      </w:r>
      <w:r w:rsidR="00DD315C">
        <w:rPr>
          <w:rFonts w:ascii="游明朝" w:eastAsia="游明朝" w:hAnsi="游明朝" w:hint="eastAsia"/>
        </w:rPr>
        <w:t>使って</w:t>
      </w:r>
      <w:r w:rsidRPr="00B35115">
        <w:rPr>
          <w:rFonts w:ascii="游明朝" w:eastAsia="游明朝" w:hAnsi="游明朝"/>
        </w:rPr>
        <w:t>,</w:t>
      </w:r>
      <w:r w:rsidRPr="00B35115">
        <w:rPr>
          <w:rFonts w:ascii="游明朝" w:eastAsia="游明朝" w:hAnsi="游明朝" w:hint="eastAsia"/>
        </w:rPr>
        <w:t xml:space="preserve"> その水と蒸気を解析し</w:t>
      </w:r>
      <w:del w:id="22" w:author="Microsoft アカウント" w:date="2025-05-20T15:37:00Z">
        <w:r w:rsidRPr="00B35115" w:rsidDel="00EB2B9D">
          <w:rPr>
            <w:rFonts w:ascii="游明朝" w:eastAsia="游明朝" w:hAnsi="游明朝" w:hint="eastAsia"/>
          </w:rPr>
          <w:delText>た症例報告です</w:delText>
        </w:r>
      </w:del>
      <w:ins w:id="23" w:author="Microsoft アカウント" w:date="2025-05-20T15:37:00Z">
        <w:r w:rsidR="00EB2B9D">
          <w:rPr>
            <w:rFonts w:ascii="游明朝" w:eastAsia="游明朝" w:hAnsi="游明朝" w:hint="eastAsia"/>
          </w:rPr>
          <w:t>ました</w:t>
        </w:r>
      </w:ins>
      <w:r w:rsidRPr="00B35115">
        <w:rPr>
          <w:rFonts w:ascii="游明朝" w:eastAsia="游明朝" w:hAnsi="游明朝"/>
        </w:rPr>
        <w:t xml:space="preserve">. </w:t>
      </w:r>
      <w:r w:rsidRPr="00B35115">
        <w:rPr>
          <w:rFonts w:ascii="游明朝" w:eastAsia="游明朝" w:hAnsi="游明朝" w:hint="eastAsia"/>
        </w:rPr>
        <w:t>加湿器肺</w:t>
      </w:r>
      <w:ins w:id="24" w:author="Microsoft アカウント" w:date="2025-05-20T15:37:00Z">
        <w:r w:rsidR="00EB2B9D">
          <w:rPr>
            <w:rFonts w:ascii="游明朝" w:eastAsia="游明朝" w:hAnsi="游明朝" w:hint="eastAsia"/>
          </w:rPr>
          <w:t>自体</w:t>
        </w:r>
      </w:ins>
      <w:del w:id="25" w:author="Microsoft アカウント" w:date="2025-05-20T15:37:00Z">
        <w:r w:rsidRPr="00B35115" w:rsidDel="00EB2B9D">
          <w:rPr>
            <w:rFonts w:ascii="游明朝" w:eastAsia="游明朝" w:hAnsi="游明朝" w:hint="eastAsia"/>
          </w:rPr>
          <w:delText>だけで</w:delText>
        </w:r>
      </w:del>
      <w:r w:rsidRPr="00B35115">
        <w:rPr>
          <w:rFonts w:ascii="游明朝" w:eastAsia="游明朝" w:hAnsi="游明朝" w:hint="eastAsia"/>
        </w:rPr>
        <w:t>はそこまで珍しく</w:t>
      </w:r>
      <w:del w:id="26" w:author="Microsoft アカウント" w:date="2025-05-20T15:37:00Z">
        <w:r w:rsidRPr="00B35115" w:rsidDel="00EB2B9D">
          <w:rPr>
            <w:rFonts w:ascii="游明朝" w:eastAsia="游明朝" w:hAnsi="游明朝" w:hint="eastAsia"/>
          </w:rPr>
          <w:delText>は</w:delText>
        </w:r>
      </w:del>
      <w:r w:rsidRPr="00B35115">
        <w:rPr>
          <w:rFonts w:ascii="游明朝" w:eastAsia="游明朝" w:hAnsi="游明朝" w:hint="eastAsia"/>
        </w:rPr>
        <w:t>ありませんが</w:t>
      </w:r>
      <w:r w:rsidRPr="00B35115">
        <w:rPr>
          <w:rFonts w:ascii="游明朝" w:eastAsia="游明朝" w:hAnsi="游明朝"/>
        </w:rPr>
        <w:t xml:space="preserve">, </w:t>
      </w:r>
      <w:r w:rsidRPr="00B35115">
        <w:rPr>
          <w:rFonts w:ascii="游明朝" w:eastAsia="游明朝" w:hAnsi="游明朝" w:hint="eastAsia"/>
        </w:rPr>
        <w:t>加湿器の蒸気を解析した</w:t>
      </w:r>
      <w:r w:rsidR="00C93C96" w:rsidRPr="00B35115">
        <w:rPr>
          <w:rFonts w:ascii="游明朝" w:eastAsia="游明朝" w:hAnsi="游明朝" w:hint="eastAsia"/>
        </w:rPr>
        <w:t>報告は</w:t>
      </w:r>
      <w:r w:rsidRPr="00B35115">
        <w:rPr>
          <w:rFonts w:ascii="游明朝" w:eastAsia="游明朝" w:hAnsi="游明朝" w:hint="eastAsia"/>
        </w:rPr>
        <w:t>初めて</w:t>
      </w:r>
      <w:r w:rsidR="00C93C96" w:rsidRPr="00B35115">
        <w:rPr>
          <w:rFonts w:ascii="游明朝" w:eastAsia="游明朝" w:hAnsi="游明朝" w:hint="eastAsia"/>
        </w:rPr>
        <w:t>となります</w:t>
      </w:r>
      <w:r w:rsidRPr="00B35115">
        <w:rPr>
          <w:rFonts w:ascii="游明朝" w:eastAsia="游明朝" w:hAnsi="游明朝"/>
        </w:rPr>
        <w:t>.</w:t>
      </w:r>
    </w:p>
    <w:p w14:paraId="66DA3726" w14:textId="48247131" w:rsidR="0043270E" w:rsidRPr="00B35115" w:rsidRDefault="0043270E" w:rsidP="00096BE4">
      <w:pPr>
        <w:ind w:firstLineChars="100" w:firstLine="210"/>
        <w:rPr>
          <w:rFonts w:ascii="游明朝" w:eastAsia="游明朝" w:hAnsi="游明朝"/>
        </w:rPr>
      </w:pPr>
      <w:r w:rsidRPr="00B35115">
        <w:rPr>
          <w:rFonts w:ascii="游明朝" w:eastAsia="游明朝" w:hAnsi="游明朝" w:hint="eastAsia"/>
        </w:rPr>
        <w:t>また文献レビュー（</w:t>
      </w:r>
      <w:r w:rsidRPr="00B35115">
        <w:rPr>
          <w:rFonts w:ascii="游明朝" w:eastAsia="游明朝" w:hAnsi="游明朝"/>
        </w:rPr>
        <w:t>Literature review</w:t>
      </w:r>
      <w:r w:rsidRPr="00B35115">
        <w:rPr>
          <w:rFonts w:ascii="游明朝" w:eastAsia="游明朝" w:hAnsi="游明朝" w:hint="eastAsia"/>
        </w:rPr>
        <w:t>）といって</w:t>
      </w:r>
      <w:r w:rsidRPr="00B35115">
        <w:rPr>
          <w:rFonts w:ascii="游明朝" w:eastAsia="游明朝" w:hAnsi="游明朝"/>
        </w:rPr>
        <w:t>,</w:t>
      </w:r>
      <w:del w:id="27" w:author="Microsoft アカウント" w:date="2025-05-20T15:38:00Z">
        <w:r w:rsidRPr="00B35115" w:rsidDel="00EB2B9D">
          <w:rPr>
            <w:rFonts w:ascii="游明朝" w:eastAsia="游明朝" w:hAnsi="游明朝"/>
          </w:rPr>
          <w:delText xml:space="preserve"> </w:delText>
        </w:r>
      </w:del>
      <w:ins w:id="28" w:author="Microsoft アカウント" w:date="2025-05-20T15:38:00Z">
        <w:r w:rsidR="00EB2B9D">
          <w:rPr>
            <w:rFonts w:ascii="游明朝" w:eastAsia="游明朝" w:hAnsi="游明朝"/>
          </w:rPr>
          <w:t xml:space="preserve"> </w:t>
        </w:r>
      </w:ins>
      <w:del w:id="29" w:author="Microsoft アカウント" w:date="2025-05-20T15:38:00Z">
        <w:r w:rsidRPr="00B35115" w:rsidDel="00EB2B9D">
          <w:rPr>
            <w:rFonts w:ascii="游明朝" w:eastAsia="游明朝" w:hAnsi="游明朝" w:hint="eastAsia"/>
          </w:rPr>
          <w:delText>症例報告の</w:delText>
        </w:r>
      </w:del>
      <w:r w:rsidRPr="00B35115">
        <w:rPr>
          <w:rFonts w:ascii="游明朝" w:eastAsia="游明朝" w:hAnsi="游明朝"/>
        </w:rPr>
        <w:t>Discussion</w:t>
      </w:r>
      <w:r w:rsidRPr="00B35115">
        <w:rPr>
          <w:rFonts w:ascii="游明朝" w:eastAsia="游明朝" w:hAnsi="游明朝" w:hint="eastAsia"/>
        </w:rPr>
        <w:t>で</w:t>
      </w:r>
      <w:r w:rsidR="00C93C96" w:rsidRPr="00B35115">
        <w:rPr>
          <w:rFonts w:ascii="游明朝" w:eastAsia="游明朝" w:hAnsi="游明朝" w:hint="eastAsia"/>
        </w:rPr>
        <w:t>自施設の</w:t>
      </w:r>
      <w:ins w:id="30" w:author="Microsoft アカウント" w:date="2025-05-20T15:38:00Z">
        <w:r w:rsidR="00EB2B9D">
          <w:rPr>
            <w:rFonts w:ascii="游明朝" w:eastAsia="游明朝" w:hAnsi="游明朝" w:hint="eastAsia"/>
          </w:rPr>
          <w:t>他の</w:t>
        </w:r>
      </w:ins>
      <w:r w:rsidR="00C93C96" w:rsidRPr="00B35115">
        <w:rPr>
          <w:rFonts w:ascii="游明朝" w:eastAsia="游明朝" w:hAnsi="游明朝" w:hint="eastAsia"/>
        </w:rPr>
        <w:t>症例や</w:t>
      </w:r>
      <w:r w:rsidRPr="00B35115">
        <w:rPr>
          <w:rFonts w:ascii="游明朝" w:eastAsia="游明朝" w:hAnsi="游明朝" w:hint="eastAsia"/>
        </w:rPr>
        <w:t>過去の報告を収集し</w:t>
      </w:r>
      <w:r w:rsidRPr="00B35115">
        <w:rPr>
          <w:rFonts w:ascii="游明朝" w:eastAsia="游明朝" w:hAnsi="游明朝"/>
        </w:rPr>
        <w:t xml:space="preserve">, </w:t>
      </w:r>
      <w:r w:rsidR="00961F0A" w:rsidRPr="00B35115">
        <w:rPr>
          <w:rFonts w:ascii="游明朝" w:eastAsia="游明朝" w:hAnsi="游明朝" w:hint="eastAsia"/>
        </w:rPr>
        <w:t>新たな知見を追加</w:t>
      </w:r>
      <w:r w:rsidR="00C93C96" w:rsidRPr="00B35115">
        <w:rPr>
          <w:rFonts w:ascii="游明朝" w:eastAsia="游明朝" w:hAnsi="游明朝" w:hint="eastAsia"/>
        </w:rPr>
        <w:t>することで</w:t>
      </w:r>
      <w:r w:rsidR="00961F0A" w:rsidRPr="00B35115">
        <w:rPr>
          <w:rFonts w:ascii="游明朝" w:eastAsia="游明朝" w:hAnsi="游明朝" w:hint="eastAsia"/>
        </w:rPr>
        <w:t>論文化</w:t>
      </w:r>
      <w:r w:rsidR="00C93C96" w:rsidRPr="00B35115">
        <w:rPr>
          <w:rFonts w:ascii="游明朝" w:eastAsia="游明朝" w:hAnsi="游明朝" w:hint="eastAsia"/>
        </w:rPr>
        <w:t>すること</w:t>
      </w:r>
      <w:r w:rsidR="00DD315C">
        <w:rPr>
          <w:rFonts w:ascii="游明朝" w:eastAsia="游明朝" w:hAnsi="游明朝" w:hint="eastAsia"/>
        </w:rPr>
        <w:t>ができ</w:t>
      </w:r>
      <w:r w:rsidR="00C93C96" w:rsidRPr="00B35115">
        <w:rPr>
          <w:rFonts w:ascii="游明朝" w:eastAsia="游明朝" w:hAnsi="游明朝" w:hint="eastAsia"/>
        </w:rPr>
        <w:t>ます</w:t>
      </w:r>
      <w:r w:rsidR="00961F0A" w:rsidRPr="00B35115">
        <w:rPr>
          <w:rFonts w:ascii="游明朝" w:eastAsia="游明朝" w:hAnsi="游明朝"/>
        </w:rPr>
        <w:t>.</w:t>
      </w:r>
    </w:p>
    <w:p w14:paraId="4422EF60" w14:textId="3F7AE156" w:rsidR="00961F0A" w:rsidRPr="00B35115" w:rsidRDefault="00961F0A" w:rsidP="0043270E">
      <w:pPr>
        <w:rPr>
          <w:rFonts w:ascii="游明朝" w:eastAsia="游明朝" w:hAnsi="游明朝"/>
        </w:rPr>
      </w:pPr>
      <w:r w:rsidRPr="00B35115">
        <w:rPr>
          <w:rFonts w:ascii="游明朝" w:eastAsia="游明朝" w:hAnsi="游明朝" w:hint="eastAsia"/>
        </w:rPr>
        <w:t>（例）「</w:t>
      </w:r>
      <w:r w:rsidRPr="00B35115">
        <w:rPr>
          <w:rFonts w:ascii="游明朝" w:eastAsia="游明朝" w:hAnsi="游明朝"/>
        </w:rPr>
        <w:t>IgG4-related pleural effusion with high adenosine deaminase levels: A case report and literature review</w:t>
      </w:r>
      <w:r w:rsidR="005D70C3" w:rsidRPr="00B35115">
        <w:rPr>
          <w:rFonts w:ascii="游明朝" w:eastAsia="游明朝" w:hAnsi="游明朝"/>
        </w:rPr>
        <w:fldChar w:fldCharType="begin">
          <w:fldData xml:space="preserve">PEVuZE5vdGU+PENpdGU+PEF1dGhvcj5TaGltb2RhPC9BdXRob3I+PFllYXI+MjAyMTwvWWVhcj48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</w:fldData>
        </w:fldChar>
      </w:r>
      <w:r w:rsidR="007A738A">
        <w:rPr>
          <w:rFonts w:ascii="游明朝" w:eastAsia="游明朝" w:hAnsi="游明朝"/>
        </w:rPr>
        <w:instrText xml:space="preserve"> ADDIN EN.CITE </w:instrText>
      </w:r>
      <w:r w:rsidR="007A738A">
        <w:rPr>
          <w:rFonts w:ascii="游明朝" w:eastAsia="游明朝" w:hAnsi="游明朝"/>
        </w:rPr>
        <w:fldChar w:fldCharType="begin">
          <w:fldData xml:space="preserve">PEVuZE5vdGU+PENpdGU+PEF1dGhvcj5TaGltb2RhPC9BdXRob3I+PFllYXI+MjAyMTwvWWVhcj48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</w:fldData>
        </w:fldChar>
      </w:r>
      <w:r w:rsidR="007A738A">
        <w:rPr>
          <w:rFonts w:ascii="游明朝" w:eastAsia="游明朝" w:hAnsi="游明朝"/>
        </w:rPr>
        <w:instrText xml:space="preserve"> ADDIN EN.CITE.DATA </w:instrText>
      </w:r>
      <w:r w:rsidR="007A738A">
        <w:rPr>
          <w:rFonts w:ascii="游明朝" w:eastAsia="游明朝" w:hAnsi="游明朝"/>
        </w:rPr>
      </w:r>
      <w:r w:rsidR="007A738A">
        <w:rPr>
          <w:rFonts w:ascii="游明朝" w:eastAsia="游明朝" w:hAnsi="游明朝"/>
        </w:rPr>
        <w:fldChar w:fldCharType="end"/>
      </w:r>
      <w:r w:rsidR="005D70C3" w:rsidRPr="00B35115">
        <w:rPr>
          <w:rFonts w:ascii="游明朝" w:eastAsia="游明朝" w:hAnsi="游明朝"/>
        </w:rPr>
      </w:r>
      <w:r w:rsidR="005D70C3" w:rsidRPr="00B35115">
        <w:rPr>
          <w:rFonts w:ascii="游明朝" w:eastAsia="游明朝" w:hAnsi="游明朝"/>
        </w:rPr>
        <w:fldChar w:fldCharType="separate"/>
      </w:r>
      <w:r w:rsidR="007A738A">
        <w:rPr>
          <w:rFonts w:ascii="游明朝" w:eastAsia="游明朝" w:hAnsi="游明朝"/>
          <w:noProof/>
        </w:rPr>
        <w:t>[3]</w:t>
      </w:r>
      <w:r w:rsidR="005D70C3" w:rsidRPr="00B35115">
        <w:rPr>
          <w:rFonts w:ascii="游明朝" w:eastAsia="游明朝" w:hAnsi="游明朝"/>
        </w:rPr>
        <w:fldChar w:fldCharType="end"/>
      </w:r>
      <w:r w:rsidRPr="00B35115">
        <w:rPr>
          <w:rFonts w:ascii="游明朝" w:eastAsia="游明朝" w:hAnsi="游明朝" w:hint="eastAsia"/>
        </w:rPr>
        <w:t>」</w:t>
      </w:r>
    </w:p>
    <w:p w14:paraId="20640E14" w14:textId="7FB16B56" w:rsidR="00961F0A" w:rsidRDefault="00961F0A" w:rsidP="0043270E">
      <w:pPr>
        <w:rPr>
          <w:rFonts w:ascii="游明朝" w:eastAsia="游明朝" w:hAnsi="游明朝"/>
        </w:rPr>
      </w:pPr>
      <w:r w:rsidRPr="00B35115">
        <w:rPr>
          <w:rFonts w:ascii="游明朝" w:eastAsia="游明朝" w:hAnsi="游明朝" w:hint="eastAsia"/>
        </w:rPr>
        <w:t xml:space="preserve">　</w:t>
      </w:r>
      <w:r w:rsidRPr="00B35115">
        <w:rPr>
          <w:rFonts w:ascii="游明朝" w:eastAsia="游明朝" w:hAnsi="游明朝"/>
        </w:rPr>
        <w:t>IgG4</w:t>
      </w:r>
      <w:r w:rsidRPr="00B35115">
        <w:rPr>
          <w:rFonts w:ascii="游明朝" w:eastAsia="游明朝" w:hAnsi="游明朝" w:hint="eastAsia"/>
        </w:rPr>
        <w:t>関連疾患による胸水の症例報告です</w:t>
      </w:r>
      <w:r w:rsidRPr="00B35115">
        <w:rPr>
          <w:rFonts w:ascii="游明朝" w:eastAsia="游明朝" w:hAnsi="游明朝"/>
        </w:rPr>
        <w:t xml:space="preserve">. </w:t>
      </w:r>
      <w:r w:rsidRPr="00B35115">
        <w:rPr>
          <w:rFonts w:ascii="游明朝" w:eastAsia="游明朝" w:hAnsi="游明朝" w:hint="eastAsia"/>
        </w:rPr>
        <w:t>過去の報告</w:t>
      </w:r>
      <w:r w:rsidRPr="00B35115">
        <w:rPr>
          <w:rFonts w:ascii="游明朝" w:eastAsia="游明朝" w:hAnsi="游明朝"/>
        </w:rPr>
        <w:t>21</w:t>
      </w:r>
      <w:r w:rsidRPr="00B35115">
        <w:rPr>
          <w:rFonts w:ascii="游明朝" w:eastAsia="游明朝" w:hAnsi="游明朝" w:hint="eastAsia"/>
        </w:rPr>
        <w:t>例とあわせ</w:t>
      </w:r>
      <w:del w:id="31" w:author="Microsoft アカウント" w:date="2025-05-20T15:38:00Z">
        <w:r w:rsidRPr="00B35115" w:rsidDel="00E51BBE">
          <w:rPr>
            <w:rFonts w:ascii="游明朝" w:eastAsia="游明朝" w:hAnsi="游明朝" w:hint="eastAsia"/>
          </w:rPr>
          <w:delText>て</w:delText>
        </w:r>
      </w:del>
      <w:r w:rsidRPr="00B35115">
        <w:rPr>
          <w:rFonts w:ascii="游明朝" w:eastAsia="游明朝" w:hAnsi="游明朝"/>
        </w:rPr>
        <w:t xml:space="preserve">, </w:t>
      </w:r>
      <w:r w:rsidRPr="00B35115">
        <w:rPr>
          <w:rFonts w:ascii="游明朝" w:eastAsia="游明朝" w:hAnsi="游明朝" w:hint="eastAsia"/>
        </w:rPr>
        <w:t>自施設の結核性胸膜炎の症例と比較し</w:t>
      </w:r>
      <w:r w:rsidRPr="00B35115">
        <w:rPr>
          <w:rFonts w:ascii="游明朝" w:eastAsia="游明朝" w:hAnsi="游明朝"/>
        </w:rPr>
        <w:t xml:space="preserve">, </w:t>
      </w:r>
      <w:r w:rsidRPr="00B35115">
        <w:rPr>
          <w:rFonts w:ascii="游明朝" w:eastAsia="游明朝" w:hAnsi="游明朝" w:hint="eastAsia"/>
        </w:rPr>
        <w:t>鑑別</w:t>
      </w:r>
      <w:r w:rsidR="00DD315C">
        <w:rPr>
          <w:rFonts w:ascii="游明朝" w:eastAsia="游明朝" w:hAnsi="游明朝" w:hint="eastAsia"/>
        </w:rPr>
        <w:t>するための指標</w:t>
      </w:r>
      <w:r w:rsidRPr="00B35115">
        <w:rPr>
          <w:rFonts w:ascii="游明朝" w:eastAsia="游明朝" w:hAnsi="游明朝" w:hint="eastAsia"/>
        </w:rPr>
        <w:t>を明らかにしました</w:t>
      </w:r>
      <w:r w:rsidRPr="00B35115">
        <w:rPr>
          <w:rFonts w:ascii="游明朝" w:eastAsia="游明朝" w:hAnsi="游明朝"/>
        </w:rPr>
        <w:t xml:space="preserve">. </w:t>
      </w:r>
    </w:p>
    <w:p w14:paraId="3155191D" w14:textId="77777777" w:rsidR="007A738A" w:rsidRDefault="007A738A" w:rsidP="0043270E">
      <w:pPr>
        <w:rPr>
          <w:rFonts w:ascii="游明朝" w:eastAsia="游明朝" w:hAnsi="游明朝"/>
        </w:rPr>
      </w:pPr>
    </w:p>
    <w:p w14:paraId="5448195E" w14:textId="411AB992" w:rsidR="007A738A" w:rsidRDefault="007A738A" w:rsidP="0043270E">
      <w:pPr>
        <w:rPr>
          <w:rFonts w:ascii="游明朝" w:eastAsia="游明朝" w:hAnsi="游明朝"/>
        </w:rPr>
      </w:pPr>
      <w:commentRangeStart w:id="32"/>
      <w:r>
        <w:rPr>
          <w:rFonts w:ascii="游明朝" w:eastAsia="游明朝" w:hAnsi="游明朝" w:hint="eastAsia"/>
        </w:rPr>
        <w:t>多数の患者さんのデータを</w:t>
      </w:r>
      <w:r w:rsidR="00650915">
        <w:rPr>
          <w:rFonts w:ascii="游明朝" w:eastAsia="游明朝" w:hAnsi="游明朝" w:hint="eastAsia"/>
        </w:rPr>
        <w:t>扱う場合は倫理委員会での承認を得ましょう（→P.）.</w:t>
      </w:r>
      <w:commentRangeEnd w:id="32"/>
      <w:r w:rsidR="00650915">
        <w:rPr>
          <w:rStyle w:val="ae"/>
        </w:rPr>
        <w:commentReference w:id="32"/>
      </w:r>
    </w:p>
    <w:p w14:paraId="665C6D6B" w14:textId="77777777" w:rsidR="007A738A" w:rsidRPr="00B35115" w:rsidRDefault="007A738A" w:rsidP="0043270E">
      <w:pPr>
        <w:rPr>
          <w:rFonts w:ascii="游明朝" w:eastAsia="游明朝" w:hAnsi="游明朝"/>
        </w:rPr>
      </w:pPr>
    </w:p>
    <w:p w14:paraId="3E539F28" w14:textId="2A482E63" w:rsidR="00F91654" w:rsidRPr="00B35115" w:rsidRDefault="00F91654" w:rsidP="0043270E">
      <w:pPr>
        <w:rPr>
          <w:rFonts w:ascii="游明朝" w:eastAsia="游明朝" w:hAnsi="游明朝"/>
        </w:rPr>
      </w:pPr>
      <w:r w:rsidRPr="00B35115">
        <w:rPr>
          <w:rFonts w:ascii="游明朝" w:eastAsia="游明朝" w:hAnsi="游明朝" w:hint="eastAsia"/>
        </w:rPr>
        <w:t xml:space="preserve">　さらに</w:t>
      </w:r>
      <w:r w:rsidRPr="00B35115">
        <w:rPr>
          <w:rFonts w:ascii="游明朝" w:eastAsia="游明朝" w:hAnsi="游明朝"/>
        </w:rPr>
        <w:t xml:space="preserve">, </w:t>
      </w:r>
      <w:r w:rsidRPr="00B35115">
        <w:rPr>
          <w:rFonts w:ascii="游明朝" w:eastAsia="游明朝" w:hAnsi="游明朝" w:hint="eastAsia"/>
        </w:rPr>
        <w:t>少しの珍しさや</w:t>
      </w:r>
      <w:r w:rsidRPr="00B35115">
        <w:rPr>
          <w:rFonts w:ascii="游明朝" w:eastAsia="游明朝" w:hAnsi="游明朝"/>
        </w:rPr>
        <w:t xml:space="preserve">, </w:t>
      </w:r>
      <w:r w:rsidRPr="00B35115">
        <w:rPr>
          <w:rFonts w:ascii="游明朝" w:eastAsia="游明朝" w:hAnsi="游明朝" w:hint="eastAsia"/>
        </w:rPr>
        <w:t>臨床的に重要な要素を複数合わせて報告する手法があります</w:t>
      </w:r>
      <w:r w:rsidRPr="00B35115">
        <w:rPr>
          <w:rFonts w:ascii="游明朝" w:eastAsia="游明朝" w:hAnsi="游明朝"/>
        </w:rPr>
        <w:t>.</w:t>
      </w:r>
    </w:p>
    <w:p w14:paraId="7FEB2FE1" w14:textId="2EB34F07" w:rsidR="00F91654" w:rsidRPr="00B35115" w:rsidRDefault="00F91654" w:rsidP="00F91654">
      <w:pPr>
        <w:rPr>
          <w:rFonts w:ascii="游明朝" w:eastAsia="游明朝" w:hAnsi="游明朝"/>
        </w:rPr>
      </w:pPr>
      <w:r w:rsidRPr="00B35115">
        <w:rPr>
          <w:rFonts w:ascii="游明朝" w:eastAsia="游明朝" w:hAnsi="游明朝" w:hint="eastAsia"/>
        </w:rPr>
        <w:t>（例）「</w:t>
      </w:r>
      <w:r w:rsidRPr="00B35115">
        <w:rPr>
          <w:rFonts w:ascii="游明朝" w:eastAsia="游明朝" w:hAnsi="游明朝"/>
        </w:rPr>
        <w:t>Anti-Mi-2 antibody-positive lung cancer-associated polymyositis</w:t>
      </w:r>
      <w:r w:rsidR="005D70C3" w:rsidRPr="00B35115">
        <w:rPr>
          <w:rFonts w:ascii="游明朝" w:eastAsia="游明朝" w:hAnsi="游明朝"/>
        </w:rPr>
        <w:fldChar w:fldCharType="begin"/>
      </w:r>
      <w:r w:rsidR="007A738A">
        <w:rPr>
          <w:rFonts w:ascii="游明朝" w:eastAsia="游明朝" w:hAnsi="游明朝"/>
        </w:rPr>
        <w:instrText xml:space="preserve"> ADDIN EN.CITE &lt;EndNote&gt;&lt;Cite&gt;&lt;Author&gt;Shimoda&lt;/Author&gt;&lt;Year&gt;2023&lt;/Year&gt;&lt;RecNum&gt;1688&lt;/RecNum&gt;&lt;DisplayText&gt;[4]&lt;/DisplayText&gt;&lt;record&gt;&lt;rec-number&gt;1688&lt;/rec-number&gt;&lt;foreign-keys&gt;&lt;key app="EN" db-id="5ep5wtfv09xztzeasdvxprabpr0fwses25wr" timestamp="1742969758"&gt;1688&lt;/key&gt;&lt;/foreign-keys&gt;&lt;ref-type name="Journal Article"&gt;17&lt;/ref-type&gt;&lt;contributors&gt;&lt;authors&gt;&lt;author&gt;Shimoda, M.&lt;/author&gt;&lt;author&gt;Tanaka, Y.&lt;/author&gt;&lt;author&gt;Taniguchi, A.&lt;/author&gt;&lt;author&gt;Morimoto, K.&lt;/author&gt;&lt;author&gt;Yoshimori, K.&lt;/author&gt;&lt;author&gt;Ohta, K.&lt;/author&gt;&lt;/authors&gt;&lt;/contributors&gt;&lt;auth-address&gt;Respiratory Disease Center, Fukujuji Hospital, Japan Anti-Tuberculosis Association, 3-1-24 Mastuyama, Kiyose, Tokyo 204-8522 Japan. GRID: grid.419151.9. ISNI: 0000 0001 1545 6914&amp;#xD;Department of Rheumatology, Fukujuji Hospital, Japan Anti-Tuberculosis Association, Kiyose, Tokyo Japan. GRID: grid.419151.9. ISNI: 0000 0001 1545 6914&lt;/auth-address&gt;&lt;titles&gt;&lt;title&gt;Anti-Mi-2 antibody-positive lung cancer-associated polymyositis&lt;/title&gt;&lt;secondary-title&gt;Int Cancer Conf J&lt;/secondary-title&gt;&lt;alt-title&gt;International cancer conference journal&lt;/alt-title&gt;&lt;/titles&gt;&lt;periodical&gt;&lt;full-title&gt;Int Cancer Conf J&lt;/full-title&gt;&lt;abbr-1&gt;International cancer conference journal&lt;/abbr-1&gt;&lt;/periodical&gt;&lt;alt-periodical&gt;&lt;full-title&gt;Int Cancer Conf J&lt;/full-title&gt;&lt;abbr-1&gt;International cancer conference journal&lt;/abbr-1&gt;&lt;/alt-periodical&gt;&lt;pages&gt;173-176&lt;/pages&gt;&lt;volume&gt;12&lt;/volume&gt;&lt;number&gt;3&lt;/number&gt;&lt;edition&gt;2023/05/30&lt;/edition&gt;&lt;keywords&gt;&lt;keyword&gt;Anti-Mi-2 antibody&lt;/keyword&gt;&lt;keyword&gt;Cancer-associated myositis&lt;/keyword&gt;&lt;keyword&gt;Creatinine kinase&lt;/keyword&gt;&lt;keyword&gt;Lung cancer&lt;/keyword&gt;&lt;keyword&gt;Polymyositis&lt;/keyword&gt;&lt;/keywords&gt;&lt;dates&gt;&lt;year&gt;2023&lt;/year&gt;&lt;pub-dates&gt;&lt;date&gt;Jul&lt;/date&gt;&lt;/pub-dates&gt;&lt;/dates&gt;&lt;isbn&gt;2192-3183&lt;/isbn&gt;&lt;accession-num&gt;37251005&lt;/accession-num&gt;&lt;urls&gt;&lt;/urls&gt;&lt;custom2&gt;PMC10212843&lt;/custom2&gt;&lt;electronic-resource-num&gt;10.1007/s13691-023-00601-1&lt;/electronic-resource-num&gt;&lt;remote-database-provider&gt;NLM&lt;/remote-database-provider&gt;&lt;language&gt;eng&lt;/language&gt;&lt;/record&gt;&lt;/Cite&gt;&lt;/EndNote&gt;</w:instrText>
      </w:r>
      <w:r w:rsidR="005D70C3" w:rsidRPr="00B35115">
        <w:rPr>
          <w:rFonts w:ascii="游明朝" w:eastAsia="游明朝" w:hAnsi="游明朝"/>
        </w:rPr>
        <w:fldChar w:fldCharType="separate"/>
      </w:r>
      <w:r w:rsidR="007A738A">
        <w:rPr>
          <w:rFonts w:ascii="游明朝" w:eastAsia="游明朝" w:hAnsi="游明朝"/>
          <w:noProof/>
        </w:rPr>
        <w:t>[4]</w:t>
      </w:r>
      <w:r w:rsidR="005D70C3" w:rsidRPr="00B35115">
        <w:rPr>
          <w:rFonts w:ascii="游明朝" w:eastAsia="游明朝" w:hAnsi="游明朝"/>
        </w:rPr>
        <w:fldChar w:fldCharType="end"/>
      </w:r>
      <w:r w:rsidRPr="00B35115">
        <w:rPr>
          <w:rFonts w:ascii="游明朝" w:eastAsia="游明朝" w:hAnsi="游明朝" w:hint="eastAsia"/>
        </w:rPr>
        <w:t>」</w:t>
      </w:r>
    </w:p>
    <w:p w14:paraId="7C98BC54" w14:textId="49791A14" w:rsidR="00F91654" w:rsidRPr="00B35115" w:rsidRDefault="00F91654" w:rsidP="00F91654">
      <w:pPr>
        <w:rPr>
          <w:rFonts w:ascii="游明朝" w:eastAsia="游明朝" w:hAnsi="游明朝"/>
        </w:rPr>
      </w:pPr>
      <w:r w:rsidRPr="00B35115">
        <w:rPr>
          <w:rFonts w:ascii="游明朝" w:eastAsia="游明朝" w:hAnsi="游明朝" w:hint="eastAsia"/>
        </w:rPr>
        <w:t xml:space="preserve">　肺癌に合併した抗</w:t>
      </w:r>
      <w:r w:rsidRPr="00B35115">
        <w:rPr>
          <w:rFonts w:ascii="游明朝" w:eastAsia="游明朝" w:hAnsi="游明朝"/>
        </w:rPr>
        <w:t>Mi2</w:t>
      </w:r>
      <w:r w:rsidRPr="00B35115">
        <w:rPr>
          <w:rFonts w:ascii="游明朝" w:eastAsia="游明朝" w:hAnsi="游明朝" w:hint="eastAsia"/>
        </w:rPr>
        <w:t>抗体陽性の多発筋炎の症例報告です</w:t>
      </w:r>
      <w:r w:rsidRPr="00B35115">
        <w:rPr>
          <w:rFonts w:ascii="游明朝" w:eastAsia="游明朝" w:hAnsi="游明朝"/>
        </w:rPr>
        <w:t xml:space="preserve">. </w:t>
      </w:r>
      <w:r w:rsidR="00C93C96" w:rsidRPr="00B35115">
        <w:rPr>
          <w:rFonts w:ascii="游明朝" w:eastAsia="游明朝" w:hAnsi="游明朝" w:hint="eastAsia"/>
        </w:rPr>
        <w:t>この疾患は</w:t>
      </w:r>
      <w:ins w:id="33" w:author="Microsoft アカウント" w:date="2025-05-20T15:39:00Z">
        <w:r w:rsidR="00E51BBE">
          <w:rPr>
            <w:rFonts w:ascii="游明朝" w:eastAsia="游明朝" w:hAnsi="游明朝" w:hint="eastAsia"/>
          </w:rPr>
          <w:t>実臨床において</w:t>
        </w:r>
      </w:ins>
      <w:del w:id="34" w:author="Microsoft アカウント" w:date="2025-05-20T15:40:00Z">
        <w:r w:rsidRPr="00B35115" w:rsidDel="00E51BBE">
          <w:rPr>
            <w:rFonts w:ascii="游明朝" w:eastAsia="游明朝" w:hAnsi="游明朝" w:hint="eastAsia"/>
          </w:rPr>
          <w:delText>すごく</w:delText>
        </w:r>
      </w:del>
      <w:ins w:id="35" w:author="Microsoft アカウント" w:date="2025-05-20T15:40:00Z">
        <w:r w:rsidR="00E51BBE">
          <w:rPr>
            <w:rFonts w:ascii="游明朝" w:eastAsia="游明朝" w:hAnsi="游明朝" w:hint="eastAsia"/>
          </w:rPr>
          <w:t>非常に</w:t>
        </w:r>
      </w:ins>
      <w:r w:rsidRPr="00B35115">
        <w:rPr>
          <w:rFonts w:ascii="游明朝" w:eastAsia="游明朝" w:hAnsi="游明朝" w:hint="eastAsia"/>
        </w:rPr>
        <w:t>珍しい</w:t>
      </w:r>
      <w:ins w:id="36" w:author="Microsoft アカウント" w:date="2025-05-20T15:40:00Z">
        <w:r w:rsidR="00E51BBE">
          <w:rPr>
            <w:rFonts w:ascii="游明朝" w:eastAsia="游明朝" w:hAnsi="游明朝" w:hint="eastAsia"/>
          </w:rPr>
          <w:t>という</w:t>
        </w:r>
      </w:ins>
      <w:r w:rsidRPr="00B35115">
        <w:rPr>
          <w:rFonts w:ascii="游明朝" w:eastAsia="游明朝" w:hAnsi="游明朝" w:hint="eastAsia"/>
        </w:rPr>
        <w:t>わけではありませんが</w:t>
      </w:r>
      <w:r w:rsidRPr="00B35115">
        <w:rPr>
          <w:rFonts w:ascii="游明朝" w:eastAsia="游明朝" w:hAnsi="游明朝"/>
        </w:rPr>
        <w:t>,</w:t>
      </w:r>
      <w:r w:rsidR="00C93C96" w:rsidRPr="00B35115">
        <w:rPr>
          <w:rFonts w:ascii="游明朝" w:eastAsia="游明朝" w:hAnsi="游明朝"/>
        </w:rPr>
        <w:t xml:space="preserve"> </w:t>
      </w:r>
      <w:r w:rsidRPr="00B35115">
        <w:rPr>
          <w:rFonts w:ascii="游明朝" w:eastAsia="游明朝" w:hAnsi="游明朝" w:hint="eastAsia"/>
        </w:rPr>
        <w:t>肺癌診断後に新たに筋症状やクレアチニンキナーゼの上昇がみられ</w:t>
      </w:r>
      <w:r w:rsidRPr="00B35115">
        <w:rPr>
          <w:rFonts w:ascii="游明朝" w:eastAsia="游明朝" w:hAnsi="游明朝"/>
        </w:rPr>
        <w:t xml:space="preserve">, </w:t>
      </w:r>
      <w:r w:rsidRPr="00B35115">
        <w:rPr>
          <w:rFonts w:ascii="游明朝" w:eastAsia="游明朝" w:hAnsi="游明朝" w:hint="eastAsia"/>
        </w:rPr>
        <w:t>診断に苦慮し</w:t>
      </w:r>
      <w:r w:rsidR="00DD315C">
        <w:rPr>
          <w:rFonts w:ascii="游明朝" w:eastAsia="游明朝" w:hAnsi="游明朝" w:hint="eastAsia"/>
        </w:rPr>
        <w:t>ました.</w:t>
      </w:r>
      <w:r w:rsidRPr="00B35115">
        <w:rPr>
          <w:rFonts w:ascii="游明朝" w:eastAsia="游明朝" w:hAnsi="游明朝"/>
        </w:rPr>
        <w:t xml:space="preserve"> </w:t>
      </w:r>
      <w:r w:rsidRPr="00B35115">
        <w:rPr>
          <w:rFonts w:ascii="游明朝" w:eastAsia="游明朝" w:hAnsi="游明朝" w:hint="eastAsia"/>
        </w:rPr>
        <w:t>さらに通常は抗</w:t>
      </w:r>
      <w:r w:rsidRPr="00B35115">
        <w:rPr>
          <w:rFonts w:ascii="游明朝" w:eastAsia="游明朝" w:hAnsi="游明朝"/>
        </w:rPr>
        <w:t>Mi-2</w:t>
      </w:r>
      <w:r w:rsidRPr="00B35115">
        <w:rPr>
          <w:rFonts w:ascii="游明朝" w:eastAsia="游明朝" w:hAnsi="游明朝" w:hint="eastAsia"/>
        </w:rPr>
        <w:t>抗体陽性</w:t>
      </w:r>
      <w:r w:rsidR="00DD315C">
        <w:rPr>
          <w:rFonts w:ascii="游明朝" w:eastAsia="游明朝" w:hAnsi="游明朝" w:hint="eastAsia"/>
        </w:rPr>
        <w:t>と</w:t>
      </w:r>
      <w:r w:rsidRPr="00B35115">
        <w:rPr>
          <w:rFonts w:ascii="游明朝" w:eastAsia="游明朝" w:hAnsi="游明朝" w:hint="eastAsia"/>
        </w:rPr>
        <w:t>癌の関連は</w:t>
      </w:r>
      <w:del w:id="37" w:author="Microsoft アカウント" w:date="2025-05-20T15:54:00Z">
        <w:r w:rsidRPr="00B35115" w:rsidDel="00380FBB">
          <w:rPr>
            <w:rFonts w:ascii="游明朝" w:eastAsia="游明朝" w:hAnsi="游明朝" w:hint="eastAsia"/>
          </w:rPr>
          <w:delText>強ない</w:delText>
        </w:r>
      </w:del>
      <w:ins w:id="38" w:author="Microsoft アカウント" w:date="2025-05-20T15:54:00Z">
        <w:r w:rsidR="00380FBB">
          <w:rPr>
            <w:rFonts w:ascii="游明朝" w:eastAsia="游明朝" w:hAnsi="游明朝" w:hint="eastAsia"/>
          </w:rPr>
          <w:t>低い</w:t>
        </w:r>
      </w:ins>
      <w:r w:rsidR="00DD315C">
        <w:rPr>
          <w:rFonts w:ascii="游明朝" w:eastAsia="游明朝" w:hAnsi="游明朝" w:hint="eastAsia"/>
        </w:rPr>
        <w:t>ためこれも</w:t>
      </w:r>
      <w:r w:rsidRPr="00B35115">
        <w:rPr>
          <w:rFonts w:ascii="游明朝" w:eastAsia="游明朝" w:hAnsi="游明朝" w:hint="eastAsia"/>
        </w:rPr>
        <w:t>珍し</w:t>
      </w:r>
      <w:r w:rsidR="00DD315C">
        <w:rPr>
          <w:rFonts w:ascii="游明朝" w:eastAsia="游明朝" w:hAnsi="游明朝" w:hint="eastAsia"/>
        </w:rPr>
        <w:t>く</w:t>
      </w:r>
      <w:r w:rsidRPr="00B35115">
        <w:rPr>
          <w:rFonts w:ascii="游明朝" w:eastAsia="游明朝" w:hAnsi="游明朝"/>
        </w:rPr>
        <w:t xml:space="preserve">, </w:t>
      </w:r>
      <w:r w:rsidR="00DD315C">
        <w:rPr>
          <w:rFonts w:ascii="游明朝" w:eastAsia="游明朝" w:hAnsi="游明朝" w:hint="eastAsia"/>
        </w:rPr>
        <w:t>合わせ技一本で</w:t>
      </w:r>
      <w:r w:rsidRPr="00B35115">
        <w:rPr>
          <w:rFonts w:ascii="游明朝" w:eastAsia="游明朝" w:hAnsi="游明朝" w:hint="eastAsia"/>
        </w:rPr>
        <w:t>報告に値すると判断しました</w:t>
      </w:r>
      <w:r w:rsidRPr="00B35115">
        <w:rPr>
          <w:rFonts w:ascii="游明朝" w:eastAsia="游明朝" w:hAnsi="游明朝"/>
        </w:rPr>
        <w:t>.</w:t>
      </w:r>
    </w:p>
    <w:p w14:paraId="100C2E29" w14:textId="594F0F31" w:rsidR="00F91654" w:rsidRPr="00B35115" w:rsidRDefault="00F91654" w:rsidP="00F91654">
      <w:pPr>
        <w:rPr>
          <w:rFonts w:ascii="游明朝" w:eastAsia="游明朝" w:hAnsi="游明朝"/>
        </w:rPr>
      </w:pPr>
      <w:r w:rsidRPr="00B35115">
        <w:rPr>
          <w:rFonts w:ascii="游明朝" w:eastAsia="游明朝" w:hAnsi="游明朝" w:hint="eastAsia"/>
        </w:rPr>
        <w:t xml:space="preserve">　珍しい症例でも</w:t>
      </w:r>
      <w:r w:rsidRPr="00B35115">
        <w:rPr>
          <w:rFonts w:ascii="游明朝" w:eastAsia="游明朝" w:hAnsi="游明朝"/>
        </w:rPr>
        <w:t xml:space="preserve">, </w:t>
      </w:r>
      <w:r w:rsidRPr="00B35115">
        <w:rPr>
          <w:rFonts w:ascii="游明朝" w:eastAsia="游明朝" w:hAnsi="游明朝" w:hint="eastAsia"/>
        </w:rPr>
        <w:t>ただ珍しいというだけでなく</w:t>
      </w:r>
      <w:r w:rsidRPr="00B35115">
        <w:rPr>
          <w:rFonts w:ascii="游明朝" w:eastAsia="游明朝" w:hAnsi="游明朝"/>
        </w:rPr>
        <w:t xml:space="preserve">, </w:t>
      </w:r>
      <w:r w:rsidRPr="00B35115">
        <w:rPr>
          <w:rFonts w:ascii="游明朝" w:eastAsia="游明朝" w:hAnsi="游明朝" w:hint="eastAsia"/>
        </w:rPr>
        <w:t>新たな知見を追加することが重要です</w:t>
      </w:r>
      <w:r w:rsidRPr="00B35115">
        <w:rPr>
          <w:rFonts w:ascii="游明朝" w:eastAsia="游明朝" w:hAnsi="游明朝"/>
        </w:rPr>
        <w:t>.</w:t>
      </w:r>
    </w:p>
    <w:p w14:paraId="6776656A" w14:textId="14FA479E" w:rsidR="00F91654" w:rsidRPr="00B35115" w:rsidRDefault="00F91654" w:rsidP="00F91654">
      <w:pPr>
        <w:rPr>
          <w:rFonts w:ascii="游明朝" w:eastAsia="游明朝" w:hAnsi="游明朝"/>
        </w:rPr>
      </w:pPr>
      <w:r w:rsidRPr="00B35115">
        <w:rPr>
          <w:rFonts w:ascii="游明朝" w:eastAsia="游明朝" w:hAnsi="游明朝" w:hint="eastAsia"/>
        </w:rPr>
        <w:t>（例）「</w:t>
      </w:r>
      <w:r w:rsidRPr="00B35115">
        <w:rPr>
          <w:rFonts w:ascii="游明朝" w:eastAsia="游明朝" w:hAnsi="游明朝"/>
        </w:rPr>
        <w:t>Autoimmune Pulmonary Alveolar Proteinosis with Suspected Exacerbation after Osimertinib Administration for Lung Cancer</w:t>
      </w:r>
      <w:r w:rsidR="005D70C3" w:rsidRPr="00B35115">
        <w:rPr>
          <w:rFonts w:ascii="游明朝" w:eastAsia="游明朝" w:hAnsi="游明朝"/>
        </w:rPr>
        <w:fldChar w:fldCharType="begin">
          <w:fldData xml:space="preserve">PEVuZE5vdGU+PENpdGU+PEF1dGhvcj5TaGltb2RhPC9BdXRob3I+PFllYXI+MjAyMzwvWWVhcj48
UmVjTnVtPjc1MzwvUmVjTnVtPjxEaXNwbGF5VGV4dD5bNV08L0Rpc3BsYXlUZXh0PjxyZWNvcmQ+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7A738A">
        <w:rPr>
          <w:rFonts w:ascii="游明朝" w:eastAsia="游明朝" w:hAnsi="游明朝"/>
        </w:rPr>
        <w:instrText xml:space="preserve"> ADDIN EN.CITE </w:instrText>
      </w:r>
      <w:r w:rsidR="007A738A">
        <w:rPr>
          <w:rFonts w:ascii="游明朝" w:eastAsia="游明朝" w:hAnsi="游明朝"/>
        </w:rPr>
        <w:fldChar w:fldCharType="begin">
          <w:fldData xml:space="preserve">PEVuZE5vdGU+PENpdGU+PEF1dGhvcj5TaGltb2RhPC9BdXRob3I+PFllYXI+MjAyMzwvWWVhcj48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</w:fldData>
        </w:fldChar>
      </w:r>
      <w:r w:rsidR="007A738A">
        <w:rPr>
          <w:rFonts w:ascii="游明朝" w:eastAsia="游明朝" w:hAnsi="游明朝"/>
        </w:rPr>
        <w:instrText xml:space="preserve"> ADDIN EN.CITE.DATA </w:instrText>
      </w:r>
      <w:r w:rsidR="007A738A">
        <w:rPr>
          <w:rFonts w:ascii="游明朝" w:eastAsia="游明朝" w:hAnsi="游明朝"/>
        </w:rPr>
      </w:r>
      <w:r w:rsidR="007A738A">
        <w:rPr>
          <w:rFonts w:ascii="游明朝" w:eastAsia="游明朝" w:hAnsi="游明朝"/>
        </w:rPr>
        <w:fldChar w:fldCharType="end"/>
      </w:r>
      <w:r w:rsidR="005D70C3" w:rsidRPr="00B35115">
        <w:rPr>
          <w:rFonts w:ascii="游明朝" w:eastAsia="游明朝" w:hAnsi="游明朝"/>
        </w:rPr>
      </w:r>
      <w:r w:rsidR="005D70C3" w:rsidRPr="00B35115">
        <w:rPr>
          <w:rFonts w:ascii="游明朝" w:eastAsia="游明朝" w:hAnsi="游明朝"/>
        </w:rPr>
        <w:fldChar w:fldCharType="separate"/>
      </w:r>
      <w:r w:rsidR="007A738A">
        <w:rPr>
          <w:rFonts w:ascii="游明朝" w:eastAsia="游明朝" w:hAnsi="游明朝"/>
          <w:noProof/>
        </w:rPr>
        <w:t>[5]</w:t>
      </w:r>
      <w:r w:rsidR="005D70C3" w:rsidRPr="00B35115">
        <w:rPr>
          <w:rFonts w:ascii="游明朝" w:eastAsia="游明朝" w:hAnsi="游明朝"/>
        </w:rPr>
        <w:fldChar w:fldCharType="end"/>
      </w:r>
      <w:r w:rsidRPr="00B35115">
        <w:rPr>
          <w:rFonts w:ascii="游明朝" w:eastAsia="游明朝" w:hAnsi="游明朝" w:hint="eastAsia"/>
        </w:rPr>
        <w:t>」</w:t>
      </w:r>
    </w:p>
    <w:p w14:paraId="7C418012" w14:textId="12ACF9D9" w:rsidR="00F91654" w:rsidRDefault="00F91654" w:rsidP="00F91654">
      <w:pPr>
        <w:rPr>
          <w:rFonts w:ascii="游明朝" w:eastAsia="游明朝" w:hAnsi="游明朝"/>
        </w:rPr>
      </w:pPr>
      <w:r w:rsidRPr="00B35115">
        <w:rPr>
          <w:rFonts w:ascii="游明朝" w:eastAsia="游明朝" w:hAnsi="游明朝" w:hint="eastAsia"/>
        </w:rPr>
        <w:t xml:space="preserve">　肺癌に合併した</w:t>
      </w:r>
      <w:ins w:id="39" w:author="83 00" w:date="2025-04-11T21:47:00Z">
        <w:r w:rsidR="00E638E4">
          <w:rPr>
            <w:rFonts w:ascii="游明朝" w:eastAsia="游明朝" w:hAnsi="游明朝" w:hint="eastAsia"/>
          </w:rPr>
          <w:t>自己免疫性</w:t>
        </w:r>
      </w:ins>
      <w:r w:rsidRPr="00B35115">
        <w:rPr>
          <w:rFonts w:ascii="游明朝" w:eastAsia="游明朝" w:hAnsi="游明朝" w:hint="eastAsia"/>
        </w:rPr>
        <w:t>肺胞蛋白症で</w:t>
      </w:r>
      <w:r w:rsidRPr="00B35115">
        <w:rPr>
          <w:rFonts w:ascii="游明朝" w:eastAsia="游明朝" w:hAnsi="游明朝"/>
        </w:rPr>
        <w:t xml:space="preserve">, </w:t>
      </w:r>
      <w:r w:rsidRPr="00B35115">
        <w:rPr>
          <w:rFonts w:ascii="游明朝" w:eastAsia="游明朝" w:hAnsi="游明朝" w:hint="eastAsia"/>
        </w:rPr>
        <w:t>オシメルチニブ投与により肺胞蛋白症が増悪したという過去例のない報告です</w:t>
      </w:r>
      <w:r w:rsidRPr="00B35115">
        <w:rPr>
          <w:rFonts w:ascii="游明朝" w:eastAsia="游明朝" w:hAnsi="游明朝"/>
        </w:rPr>
        <w:t xml:space="preserve">. </w:t>
      </w:r>
      <w:r w:rsidRPr="00B35115">
        <w:rPr>
          <w:rFonts w:ascii="游明朝" w:eastAsia="游明朝" w:hAnsi="游明朝" w:hint="eastAsia"/>
        </w:rPr>
        <w:t>ただ珍しいというだけでなく</w:t>
      </w:r>
      <w:r w:rsidRPr="00B35115">
        <w:rPr>
          <w:rFonts w:ascii="游明朝" w:eastAsia="游明朝" w:hAnsi="游明朝"/>
        </w:rPr>
        <w:t xml:space="preserve">, </w:t>
      </w:r>
      <w:r w:rsidRPr="00B35115">
        <w:rPr>
          <w:rFonts w:ascii="游明朝" w:eastAsia="游明朝" w:hAnsi="游明朝" w:hint="eastAsia"/>
        </w:rPr>
        <w:t>過去の報告をまとめ</w:t>
      </w:r>
      <w:r w:rsidR="005C7A4D">
        <w:rPr>
          <w:rFonts w:ascii="游明朝" w:eastAsia="游明朝" w:hAnsi="游明朝" w:hint="eastAsia"/>
        </w:rPr>
        <w:t>て</w:t>
      </w:r>
      <w:r w:rsidR="005C7A4D" w:rsidRPr="00B35115">
        <w:rPr>
          <w:rFonts w:ascii="游明朝" w:eastAsia="游明朝" w:hAnsi="游明朝" w:hint="eastAsia"/>
        </w:rPr>
        <w:t>文献レビュー</w:t>
      </w:r>
      <w:r w:rsidR="005C7A4D">
        <w:rPr>
          <w:rFonts w:ascii="游明朝" w:eastAsia="游明朝" w:hAnsi="游明朝" w:hint="eastAsia"/>
        </w:rPr>
        <w:t>し</w:t>
      </w:r>
      <w:r w:rsidR="00CB36F0" w:rsidRPr="00B35115">
        <w:rPr>
          <w:rFonts w:ascii="游明朝" w:eastAsia="游明朝" w:hAnsi="游明朝" w:hint="eastAsia"/>
        </w:rPr>
        <w:t>ました</w:t>
      </w:r>
      <w:r w:rsidR="00CB36F0" w:rsidRPr="00B35115">
        <w:rPr>
          <w:rFonts w:ascii="游明朝" w:eastAsia="游明朝" w:hAnsi="游明朝"/>
        </w:rPr>
        <w:t>.</w:t>
      </w:r>
      <w:r w:rsidRPr="00B35115">
        <w:rPr>
          <w:rFonts w:ascii="游明朝" w:eastAsia="游明朝" w:hAnsi="游明朝"/>
        </w:rPr>
        <w:t xml:space="preserve"> </w:t>
      </w:r>
      <w:r w:rsidR="00481DD4" w:rsidRPr="00B35115">
        <w:rPr>
          <w:rFonts w:ascii="游明朝" w:eastAsia="游明朝" w:hAnsi="游明朝" w:hint="eastAsia"/>
        </w:rPr>
        <w:t>さらに</w:t>
      </w:r>
      <w:r w:rsidRPr="00B35115">
        <w:rPr>
          <w:rFonts w:ascii="游明朝" w:eastAsia="游明朝" w:hAnsi="游明朝" w:hint="eastAsia"/>
        </w:rPr>
        <w:t>血液疾患に使用されるチロシンキナーゼ阻害薬で肺胞蛋白症が出現・増悪した報告を引用し</w:t>
      </w:r>
      <w:r w:rsidRPr="00B35115">
        <w:rPr>
          <w:rFonts w:ascii="游明朝" w:eastAsia="游明朝" w:hAnsi="游明朝"/>
        </w:rPr>
        <w:t xml:space="preserve">, </w:t>
      </w:r>
      <w:r w:rsidRPr="00B35115">
        <w:rPr>
          <w:rFonts w:ascii="游明朝" w:eastAsia="游明朝" w:hAnsi="游明朝" w:hint="eastAsia"/>
        </w:rPr>
        <w:t>チロシンキナーゼ阻害薬</w:t>
      </w:r>
      <w:r w:rsidR="00481DD4" w:rsidRPr="00B35115">
        <w:rPr>
          <w:rFonts w:ascii="游明朝" w:eastAsia="游明朝" w:hAnsi="游明朝" w:hint="eastAsia"/>
        </w:rPr>
        <w:t>の</w:t>
      </w:r>
      <w:ins w:id="40" w:author="Microsoft アカウント" w:date="2025-05-20T15:54:00Z">
        <w:r w:rsidR="00380FBB" w:rsidRPr="00380FBB">
          <w:rPr>
            <w:rFonts w:ascii="游明朝" w:eastAsia="游明朝" w:hAnsi="游明朝" w:hint="eastAsia"/>
          </w:rPr>
          <w:t>作用が関与している可能性があると考察した</w:t>
        </w:r>
      </w:ins>
      <w:del w:id="41" w:author="Microsoft アカウント" w:date="2025-05-20T15:54:00Z">
        <w:r w:rsidR="00481DD4" w:rsidRPr="00B35115" w:rsidDel="00380FBB">
          <w:rPr>
            <w:rFonts w:ascii="游明朝" w:eastAsia="游明朝" w:hAnsi="游明朝" w:hint="eastAsia"/>
          </w:rPr>
          <w:delText>作用と</w:delText>
        </w:r>
        <w:r w:rsidRPr="00B35115" w:rsidDel="00380FBB">
          <w:rPr>
            <w:rFonts w:ascii="游明朝" w:eastAsia="游明朝" w:hAnsi="游明朝" w:hint="eastAsia"/>
          </w:rPr>
          <w:delText>関与しているのではと考察しました</w:delText>
        </w:r>
      </w:del>
      <w:r w:rsidRPr="00B35115">
        <w:rPr>
          <w:rFonts w:ascii="游明朝" w:eastAsia="游明朝" w:hAnsi="游明朝"/>
        </w:rPr>
        <w:t xml:space="preserve">. </w:t>
      </w:r>
    </w:p>
    <w:p w14:paraId="34487966" w14:textId="77777777" w:rsidR="00F1527A" w:rsidRDefault="00F1527A" w:rsidP="00F91654">
      <w:pPr>
        <w:rPr>
          <w:rFonts w:ascii="游明朝" w:eastAsia="游明朝" w:hAnsi="游明朝"/>
        </w:rPr>
      </w:pPr>
    </w:p>
    <w:p w14:paraId="724E704C" w14:textId="41E63146" w:rsidR="00F1527A" w:rsidRDefault="00F1527A" w:rsidP="00F91654">
      <w:pPr>
        <w:rPr>
          <w:rFonts w:ascii="游明朝" w:eastAsia="游明朝" w:hAnsi="游明朝"/>
        </w:rPr>
      </w:pPr>
      <w:commentRangeStart w:id="42"/>
      <w:commentRangeStart w:id="43"/>
      <w:r w:rsidRPr="00B35115">
        <w:rPr>
          <w:rFonts w:ascii="游明朝" w:eastAsia="游明朝" w:hAnsi="游明朝" w:hint="eastAsia"/>
        </w:rPr>
        <w:t>書けるようになりたい派</w:t>
      </w:r>
      <w:commentRangeEnd w:id="42"/>
      <w:r>
        <w:rPr>
          <w:rStyle w:val="ae"/>
        </w:rPr>
        <w:commentReference w:id="42"/>
      </w:r>
    </w:p>
    <w:p w14:paraId="27827EDA" w14:textId="6360268B" w:rsidR="00F1527A" w:rsidRPr="00F1527A" w:rsidRDefault="00F1527A" w:rsidP="00F91654">
      <w:pPr>
        <w:rPr>
          <w:rFonts w:ascii="游明朝" w:eastAsia="游明朝" w:hAnsi="游明朝"/>
        </w:rPr>
      </w:pPr>
      <w:r>
        <w:rPr>
          <w:rFonts w:ascii="游明朝" w:eastAsia="游明朝" w:hAnsi="游明朝" w:hint="eastAsia"/>
        </w:rPr>
        <w:t>疾患, データ, 病歴などちょっとでも気になったことがあれば, 自施設の過去の症例を振り返ってみてください. うまくすれば症例報告の後に臨床研究に発展する可能性があります. なにより, 自分の仮説が正しい分かったときの感動は</w:t>
      </w:r>
      <w:r w:rsidRPr="00F1527A">
        <w:rPr>
          <w:rFonts w:ascii="游明朝" w:eastAsia="游明朝" w:hAnsi="游明朝" w:hint="eastAsia"/>
        </w:rPr>
        <w:t>筆舌に尽くし難い</w:t>
      </w:r>
      <w:r>
        <w:rPr>
          <w:rFonts w:ascii="游明朝" w:eastAsia="游明朝" w:hAnsi="游明朝" w:hint="eastAsia"/>
        </w:rPr>
        <w:t>です.</w:t>
      </w:r>
      <w:commentRangeEnd w:id="43"/>
      <w:r>
        <w:rPr>
          <w:rStyle w:val="ae"/>
        </w:rPr>
        <w:commentReference w:id="43"/>
      </w:r>
    </w:p>
    <w:p w14:paraId="08C6BDF0" w14:textId="77777777" w:rsidR="00226747" w:rsidRPr="00B35115" w:rsidRDefault="00226747" w:rsidP="00F91654">
      <w:pPr>
        <w:rPr>
          <w:rFonts w:ascii="游明朝" w:eastAsia="游明朝" w:hAnsi="游明朝"/>
        </w:rPr>
      </w:pPr>
    </w:p>
    <w:p w14:paraId="441D80D4" w14:textId="21CD1BCC" w:rsidR="00F91654" w:rsidRPr="00B35115" w:rsidRDefault="00447800" w:rsidP="00F91654">
      <w:pPr>
        <w:rPr>
          <w:rFonts w:ascii="游明朝" w:eastAsia="游明朝" w:hAnsi="游明朝"/>
        </w:rPr>
      </w:pPr>
      <w:r w:rsidRPr="00B35115">
        <w:rPr>
          <w:rFonts w:ascii="游明朝" w:eastAsia="游明朝" w:hAnsi="游明朝" w:hint="eastAsia"/>
        </w:rPr>
        <w:t>②</w:t>
      </w:r>
      <w:r w:rsidR="00021119" w:rsidRPr="00B35115">
        <w:rPr>
          <w:rFonts w:ascii="游明朝" w:eastAsia="游明朝" w:hAnsi="游明朝" w:hint="eastAsia"/>
        </w:rPr>
        <w:t>学会発表を行った症例を再検討する</w:t>
      </w:r>
    </w:p>
    <w:p w14:paraId="49CB5228" w14:textId="51FB19EC" w:rsidR="00DD3FF7" w:rsidRPr="00B35115" w:rsidRDefault="00021119">
      <w:pPr>
        <w:rPr>
          <w:rFonts w:ascii="游明朝" w:eastAsia="游明朝" w:hAnsi="游明朝"/>
        </w:rPr>
      </w:pPr>
      <w:r w:rsidRPr="00B35115">
        <w:rPr>
          <w:rFonts w:ascii="游明朝" w:eastAsia="游明朝" w:hAnsi="游明朝" w:hint="eastAsia"/>
        </w:rPr>
        <w:lastRenderedPageBreak/>
        <w:t xml:space="preserve">　</w:t>
      </w:r>
      <w:r w:rsidR="009D2514" w:rsidRPr="00B35115">
        <w:rPr>
          <w:rFonts w:ascii="游明朝" w:eastAsia="游明朝" w:hAnsi="游明朝" w:hint="eastAsia"/>
        </w:rPr>
        <w:t>これを読んでいる方も学会発表を行った経験があると思います</w:t>
      </w:r>
      <w:r w:rsidR="009D2514" w:rsidRPr="00B35115">
        <w:rPr>
          <w:rFonts w:ascii="游明朝" w:eastAsia="游明朝" w:hAnsi="游明朝"/>
        </w:rPr>
        <w:t xml:space="preserve">. </w:t>
      </w:r>
      <w:r w:rsidR="009D2514" w:rsidRPr="00B35115">
        <w:rPr>
          <w:rFonts w:ascii="游明朝" w:eastAsia="游明朝" w:hAnsi="游明朝" w:hint="eastAsia"/>
        </w:rPr>
        <w:t>そのスライドをちょっと見返してください</w:t>
      </w:r>
      <w:r w:rsidR="009D2514" w:rsidRPr="00B35115">
        <w:rPr>
          <w:rFonts w:ascii="游明朝" w:eastAsia="游明朝" w:hAnsi="游明朝"/>
        </w:rPr>
        <w:t xml:space="preserve">. </w:t>
      </w:r>
      <w:r w:rsidR="007A273D" w:rsidRPr="00B35115">
        <w:rPr>
          <w:rFonts w:ascii="游明朝" w:eastAsia="游明朝" w:hAnsi="游明朝" w:hint="eastAsia"/>
        </w:rPr>
        <w:t>おそらくタイトル</w:t>
      </w:r>
      <w:r w:rsidR="007A273D" w:rsidRPr="00B35115">
        <w:rPr>
          <w:rFonts w:ascii="游明朝" w:eastAsia="游明朝" w:hAnsi="游明朝"/>
        </w:rPr>
        <w:t>, COI</w:t>
      </w:r>
      <w:r w:rsidR="00ED67E6" w:rsidRPr="00B35115">
        <w:rPr>
          <w:rFonts w:ascii="游明朝" w:eastAsia="游明朝" w:hAnsi="游明朝"/>
        </w:rPr>
        <w:t xml:space="preserve">, </w:t>
      </w:r>
      <w:r w:rsidR="00ED67E6" w:rsidRPr="00B35115">
        <w:rPr>
          <w:rFonts w:ascii="游明朝" w:eastAsia="游明朝" w:hAnsi="游明朝" w:hint="eastAsia"/>
        </w:rPr>
        <w:t>症例</w:t>
      </w:r>
      <w:r w:rsidR="002444C3">
        <w:rPr>
          <w:rFonts w:ascii="游明朝" w:eastAsia="游明朝" w:hAnsi="游明朝" w:hint="eastAsia"/>
        </w:rPr>
        <w:t>提示</w:t>
      </w:r>
      <w:r w:rsidR="00ED67E6" w:rsidRPr="00B35115">
        <w:rPr>
          <w:rFonts w:ascii="游明朝" w:eastAsia="游明朝" w:hAnsi="游明朝" w:hint="eastAsia"/>
        </w:rPr>
        <w:t>をし</w:t>
      </w:r>
      <w:r w:rsidR="007A273D" w:rsidRPr="00B35115">
        <w:rPr>
          <w:rFonts w:ascii="游明朝" w:eastAsia="游明朝" w:hAnsi="游明朝"/>
        </w:rPr>
        <w:t xml:space="preserve">, </w:t>
      </w:r>
      <w:r w:rsidR="007A273D" w:rsidRPr="00B35115">
        <w:rPr>
          <w:rFonts w:ascii="游明朝" w:eastAsia="游明朝" w:hAnsi="游明朝" w:hint="eastAsia"/>
        </w:rPr>
        <w:t>その後に考察を</w:t>
      </w:r>
      <w:r w:rsidR="00ED67E6" w:rsidRPr="00B35115">
        <w:rPr>
          <w:rFonts w:ascii="游明朝" w:eastAsia="游明朝" w:hAnsi="游明朝" w:hint="eastAsia"/>
        </w:rPr>
        <w:t>入れている</w:t>
      </w:r>
      <w:r w:rsidR="007A273D" w:rsidRPr="00B35115">
        <w:rPr>
          <w:rFonts w:ascii="游明朝" w:eastAsia="游明朝" w:hAnsi="游明朝" w:hint="eastAsia"/>
        </w:rPr>
        <w:t>と思います</w:t>
      </w:r>
      <w:r w:rsidR="007A273D" w:rsidRPr="00B35115">
        <w:rPr>
          <w:rFonts w:ascii="游明朝" w:eastAsia="游明朝" w:hAnsi="游明朝"/>
        </w:rPr>
        <w:t xml:space="preserve">. </w:t>
      </w:r>
      <w:r w:rsidR="00096BE4" w:rsidRPr="00B35115">
        <w:rPr>
          <w:rFonts w:ascii="游明朝" w:eastAsia="游明朝" w:hAnsi="游明朝" w:hint="eastAsia"/>
        </w:rPr>
        <w:t>ここに</w:t>
      </w:r>
      <w:r w:rsidR="00096BE4" w:rsidRPr="00B35115">
        <w:rPr>
          <w:rFonts w:ascii="游明朝" w:eastAsia="游明朝" w:hAnsi="游明朝"/>
        </w:rPr>
        <w:t>Introduction</w:t>
      </w:r>
      <w:r w:rsidR="00096BE4" w:rsidRPr="00B35115">
        <w:rPr>
          <w:rFonts w:ascii="游明朝" w:eastAsia="游明朝" w:hAnsi="游明朝" w:hint="eastAsia"/>
        </w:rPr>
        <w:t>をつければ論文の形式になります</w:t>
      </w:r>
      <w:r w:rsidR="00096BE4" w:rsidRPr="00B35115">
        <w:rPr>
          <w:rFonts w:ascii="游明朝" w:eastAsia="游明朝" w:hAnsi="游明朝"/>
        </w:rPr>
        <w:t xml:space="preserve">. </w:t>
      </w:r>
      <w:r w:rsidR="00096BE4" w:rsidRPr="00B35115">
        <w:rPr>
          <w:rFonts w:ascii="游明朝" w:eastAsia="游明朝" w:hAnsi="游明朝" w:hint="eastAsia"/>
        </w:rPr>
        <w:t>問題点は論文化に値する新たな知見が示せるかだと思います</w:t>
      </w:r>
      <w:r w:rsidR="00096BE4" w:rsidRPr="00B35115">
        <w:rPr>
          <w:rFonts w:ascii="游明朝" w:eastAsia="游明朝" w:hAnsi="游明朝"/>
        </w:rPr>
        <w:t xml:space="preserve">. </w:t>
      </w:r>
      <w:r w:rsidR="00096BE4" w:rsidRPr="00B35115">
        <w:rPr>
          <w:rFonts w:ascii="游明朝" w:eastAsia="游明朝" w:hAnsi="游明朝" w:hint="eastAsia"/>
        </w:rPr>
        <w:t>①をみて</w:t>
      </w:r>
      <w:r w:rsidR="00096BE4" w:rsidRPr="00B35115">
        <w:rPr>
          <w:rFonts w:ascii="游明朝" w:eastAsia="游明朝" w:hAnsi="游明朝"/>
        </w:rPr>
        <w:t xml:space="preserve">, </w:t>
      </w:r>
      <w:r w:rsidR="00096BE4" w:rsidRPr="00B35115">
        <w:rPr>
          <w:rFonts w:ascii="游明朝" w:eastAsia="游明朝" w:hAnsi="游明朝" w:hint="eastAsia"/>
        </w:rPr>
        <w:t>切り口を変え</w:t>
      </w:r>
      <w:del w:id="44" w:author="Microsoft アカウント" w:date="2025-05-20T15:42:00Z">
        <w:r w:rsidR="00096BE4" w:rsidRPr="00B35115" w:rsidDel="00B35158">
          <w:rPr>
            <w:rFonts w:ascii="游明朝" w:eastAsia="游明朝" w:hAnsi="游明朝" w:hint="eastAsia"/>
          </w:rPr>
          <w:delText>て再検討してみてください</w:delText>
        </w:r>
      </w:del>
      <w:ins w:id="45" w:author="Microsoft アカウント" w:date="2025-05-20T15:42:00Z">
        <w:r w:rsidR="00B35158">
          <w:rPr>
            <w:rFonts w:ascii="游明朝" w:eastAsia="游明朝" w:hAnsi="游明朝" w:hint="eastAsia"/>
          </w:rPr>
          <w:t>たら論文化できそうなものが見えてくるかもしれません</w:t>
        </w:r>
      </w:ins>
      <w:r w:rsidR="00096BE4" w:rsidRPr="00B35115">
        <w:rPr>
          <w:rFonts w:ascii="游明朝" w:eastAsia="游明朝" w:hAnsi="游明朝"/>
        </w:rPr>
        <w:t xml:space="preserve">. </w:t>
      </w:r>
      <w:r w:rsidR="00096BE4" w:rsidRPr="00B35115">
        <w:rPr>
          <w:rFonts w:ascii="游明朝" w:eastAsia="游明朝" w:hAnsi="游明朝" w:hint="eastAsia"/>
        </w:rPr>
        <w:t>それと困ったらとりあえず症例を集めてみてください</w:t>
      </w:r>
      <w:r w:rsidR="00096BE4" w:rsidRPr="00B35115">
        <w:rPr>
          <w:rFonts w:ascii="游明朝" w:eastAsia="游明朝" w:hAnsi="游明朝"/>
        </w:rPr>
        <w:t xml:space="preserve">. </w:t>
      </w:r>
      <w:r w:rsidR="00096BE4" w:rsidRPr="00B35115">
        <w:rPr>
          <w:rFonts w:ascii="游明朝" w:eastAsia="游明朝" w:hAnsi="游明朝" w:hint="eastAsia"/>
        </w:rPr>
        <w:t>それで新たなことが言えたら論文化できますし</w:t>
      </w:r>
      <w:r w:rsidR="00096BE4" w:rsidRPr="00B35115">
        <w:rPr>
          <w:rFonts w:ascii="游明朝" w:eastAsia="游明朝" w:hAnsi="游明朝"/>
        </w:rPr>
        <w:t xml:space="preserve">, </w:t>
      </w:r>
      <w:r w:rsidR="00096BE4" w:rsidRPr="00B35115">
        <w:rPr>
          <w:rFonts w:ascii="游明朝" w:eastAsia="游明朝" w:hAnsi="游明朝" w:hint="eastAsia"/>
        </w:rPr>
        <w:t>場合によっては臨床研究に発展します</w:t>
      </w:r>
      <w:r w:rsidR="00096BE4" w:rsidRPr="00B35115">
        <w:rPr>
          <w:rFonts w:ascii="游明朝" w:eastAsia="游明朝" w:hAnsi="游明朝"/>
        </w:rPr>
        <w:t xml:space="preserve">. </w:t>
      </w:r>
      <w:r w:rsidR="00096BE4" w:rsidRPr="00B35115">
        <w:rPr>
          <w:rFonts w:ascii="游明朝" w:eastAsia="游明朝" w:hAnsi="游明朝" w:hint="eastAsia"/>
        </w:rPr>
        <w:t>またこれから学会発表を行う場合は</w:t>
      </w:r>
      <w:r w:rsidR="00096BE4" w:rsidRPr="00B35115">
        <w:rPr>
          <w:rFonts w:ascii="游明朝" w:eastAsia="游明朝" w:hAnsi="游明朝"/>
        </w:rPr>
        <w:t xml:space="preserve">, </w:t>
      </w:r>
      <w:r w:rsidR="00096BE4" w:rsidRPr="00B35115">
        <w:rPr>
          <w:rFonts w:ascii="游明朝" w:eastAsia="游明朝" w:hAnsi="游明朝" w:hint="eastAsia"/>
        </w:rPr>
        <w:t>論文化を意識して考察を作ってみてください</w:t>
      </w:r>
      <w:r w:rsidR="00096BE4" w:rsidRPr="00B35115">
        <w:rPr>
          <w:rFonts w:ascii="游明朝" w:eastAsia="游明朝" w:hAnsi="游明朝"/>
        </w:rPr>
        <w:t>.</w:t>
      </w:r>
    </w:p>
    <w:p w14:paraId="6C5C7B64" w14:textId="77777777" w:rsidR="00077735" w:rsidRPr="00B35115" w:rsidRDefault="00077735">
      <w:pPr>
        <w:rPr>
          <w:rFonts w:ascii="游明朝" w:eastAsia="游明朝" w:hAnsi="游明朝"/>
        </w:rPr>
      </w:pPr>
    </w:p>
    <w:p w14:paraId="66E4B7C0" w14:textId="501479D4" w:rsidR="008555F7" w:rsidRPr="00B35115" w:rsidRDefault="008555F7">
      <w:pPr>
        <w:rPr>
          <w:rFonts w:ascii="游明朝" w:eastAsia="游明朝" w:hAnsi="游明朝"/>
        </w:rPr>
      </w:pPr>
      <w:r w:rsidRPr="00B35115">
        <w:rPr>
          <w:rFonts w:ascii="游明朝" w:eastAsia="游明朝" w:hAnsi="游明朝" w:hint="eastAsia"/>
        </w:rPr>
        <w:t>③</w:t>
      </w:r>
      <w:r w:rsidR="00A85EBD" w:rsidRPr="00B35115">
        <w:rPr>
          <w:rFonts w:ascii="游明朝" w:eastAsia="游明朝" w:hAnsi="游明朝" w:hint="eastAsia"/>
        </w:rPr>
        <w:t>疑問</w:t>
      </w:r>
      <w:r w:rsidR="0020627B" w:rsidRPr="00B35115">
        <w:rPr>
          <w:rFonts w:ascii="游明朝" w:eastAsia="游明朝" w:hAnsi="游明朝" w:hint="eastAsia"/>
        </w:rPr>
        <w:t>をそのままにしない</w:t>
      </w:r>
    </w:p>
    <w:p w14:paraId="5E6EBA03" w14:textId="0919CA74" w:rsidR="0020627B" w:rsidRPr="00B35115" w:rsidRDefault="00096BE4">
      <w:pPr>
        <w:rPr>
          <w:rFonts w:ascii="游明朝" w:eastAsia="游明朝" w:hAnsi="游明朝"/>
        </w:rPr>
      </w:pPr>
      <w:r w:rsidRPr="00B35115">
        <w:rPr>
          <w:rFonts w:ascii="游明朝" w:eastAsia="游明朝" w:hAnsi="游明朝" w:hint="eastAsia"/>
        </w:rPr>
        <w:t xml:space="preserve">　</w:t>
      </w:r>
      <w:r w:rsidR="008E6595" w:rsidRPr="00B35115">
        <w:rPr>
          <w:rFonts w:ascii="游明朝" w:eastAsia="游明朝" w:hAnsi="游明朝" w:hint="eastAsia"/>
        </w:rPr>
        <w:t>患者さんを診察していると</w:t>
      </w:r>
      <w:r w:rsidR="008E6595" w:rsidRPr="00B35115">
        <w:rPr>
          <w:rFonts w:ascii="游明朝" w:eastAsia="游明朝" w:hAnsi="游明朝"/>
        </w:rPr>
        <w:t xml:space="preserve">, </w:t>
      </w:r>
      <w:r w:rsidR="008E6595" w:rsidRPr="00B35115">
        <w:rPr>
          <w:rFonts w:ascii="游明朝" w:eastAsia="游明朝" w:hAnsi="游明朝" w:hint="eastAsia"/>
        </w:rPr>
        <w:t>「</w:t>
      </w:r>
      <w:r w:rsidR="00365C4A" w:rsidRPr="00B35115">
        <w:rPr>
          <w:rFonts w:ascii="游明朝" w:eastAsia="游明朝" w:hAnsi="游明朝" w:hint="eastAsia"/>
        </w:rPr>
        <w:t>あれ？」って思うことないですか？</w:t>
      </w:r>
      <w:r w:rsidR="008E6595" w:rsidRPr="00B35115">
        <w:rPr>
          <w:rFonts w:ascii="游明朝" w:eastAsia="游明朝" w:hAnsi="游明朝" w:hint="eastAsia"/>
        </w:rPr>
        <w:t>胸水アデノシンデアミナーゼは結核性胸膜炎の指標として使われていますが</w:t>
      </w:r>
      <w:r w:rsidR="008E6595" w:rsidRPr="00B35115">
        <w:rPr>
          <w:rFonts w:ascii="游明朝" w:eastAsia="游明朝" w:hAnsi="游明朝"/>
        </w:rPr>
        <w:t xml:space="preserve">, </w:t>
      </w:r>
      <w:del w:id="46" w:author="Microsoft アカウント" w:date="2025-05-20T15:46:00Z">
        <w:r w:rsidR="00365C4A" w:rsidRPr="00B35115" w:rsidDel="00B35158">
          <w:rPr>
            <w:rFonts w:ascii="游明朝" w:eastAsia="游明朝" w:hAnsi="游明朝" w:hint="eastAsia"/>
          </w:rPr>
          <w:delText>筆者</w:delText>
        </w:r>
      </w:del>
      <w:ins w:id="47" w:author="Microsoft アカウント" w:date="2025-05-20T15:46:00Z">
        <w:r w:rsidR="00B35158">
          <w:rPr>
            <w:rFonts w:ascii="游明朝" w:eastAsia="游明朝" w:hAnsi="游明朝" w:hint="eastAsia"/>
          </w:rPr>
          <w:t>D</w:t>
        </w:r>
        <w:r w:rsidR="00B35158">
          <w:rPr>
            <w:rFonts w:ascii="游明朝" w:eastAsia="游明朝" w:hAnsi="游明朝"/>
          </w:rPr>
          <w:t>r.しもだ</w:t>
        </w:r>
      </w:ins>
      <w:r w:rsidR="00365C4A" w:rsidRPr="00B35115">
        <w:rPr>
          <w:rFonts w:ascii="游明朝" w:eastAsia="游明朝" w:hAnsi="游明朝" w:hint="eastAsia"/>
        </w:rPr>
        <w:t>は</w:t>
      </w:r>
      <w:r w:rsidR="00387652" w:rsidRPr="00B35115">
        <w:rPr>
          <w:rFonts w:ascii="游明朝" w:eastAsia="游明朝" w:hAnsi="游明朝" w:hint="eastAsia"/>
        </w:rPr>
        <w:t>なんか結核っぽくないなという症例に出会いました</w:t>
      </w:r>
      <w:r w:rsidR="00387652" w:rsidRPr="00B35115">
        <w:rPr>
          <w:rFonts w:ascii="游明朝" w:eastAsia="游明朝" w:hAnsi="游明朝"/>
        </w:rPr>
        <w:t xml:space="preserve">. </w:t>
      </w:r>
      <w:r w:rsidR="00387652" w:rsidRPr="00B35115">
        <w:rPr>
          <w:rFonts w:ascii="游明朝" w:eastAsia="游明朝" w:hAnsi="游明朝" w:hint="eastAsia"/>
        </w:rPr>
        <w:t>過去の報告を調べてみたら</w:t>
      </w:r>
      <w:r w:rsidR="00387652" w:rsidRPr="00B35115">
        <w:rPr>
          <w:rFonts w:ascii="游明朝" w:eastAsia="游明朝" w:hAnsi="游明朝"/>
        </w:rPr>
        <w:t>I</w:t>
      </w:r>
      <w:r w:rsidR="00387652" w:rsidRPr="00B35115">
        <w:rPr>
          <w:rFonts w:ascii="游明朝" w:eastAsia="游明朝" w:hAnsi="游明朝" w:hint="eastAsia"/>
        </w:rPr>
        <w:t>gG4関連疾患やシェーグレン症候群の胸水でも</w:t>
      </w:r>
      <w:r w:rsidR="008E6595" w:rsidRPr="00B35115">
        <w:rPr>
          <w:rFonts w:ascii="游明朝" w:eastAsia="游明朝" w:hAnsi="游明朝" w:hint="eastAsia"/>
        </w:rPr>
        <w:t>しばしば</w:t>
      </w:r>
      <w:r w:rsidR="00387652" w:rsidRPr="00B35115">
        <w:rPr>
          <w:rFonts w:ascii="游明朝" w:eastAsia="游明朝" w:hAnsi="游明朝" w:hint="eastAsia"/>
        </w:rPr>
        <w:t>胸水アデノシンデアミナーゼは高値を認めることがわかり</w:t>
      </w:r>
      <w:r w:rsidR="00387652" w:rsidRPr="00B35115">
        <w:rPr>
          <w:rFonts w:ascii="游明朝" w:eastAsia="游明朝" w:hAnsi="游明朝"/>
        </w:rPr>
        <w:t xml:space="preserve">, </w:t>
      </w:r>
      <w:r w:rsidR="00387652" w:rsidRPr="00B35115">
        <w:rPr>
          <w:rFonts w:ascii="游明朝" w:eastAsia="游明朝" w:hAnsi="游明朝" w:hint="eastAsia"/>
        </w:rPr>
        <w:t>診断・治療後に論文化しました</w:t>
      </w:r>
      <w:r w:rsidR="005D70C3" w:rsidRPr="00B35115">
        <w:rPr>
          <w:rFonts w:ascii="游明朝" w:eastAsia="游明朝" w:hAnsi="游明朝"/>
        </w:rPr>
        <w:fldChar w:fldCharType="begin">
          <w:fldData xml:space="preserve">PEVuZE5vdGU+PENpdGU+PEF1dGhvcj5TaGltb2RhPC9BdXRob3I+PFllYXI+MjAyMTwvWWVhcj48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</w:fldData>
        </w:fldChar>
      </w:r>
      <w:r w:rsidR="007A738A">
        <w:rPr>
          <w:rFonts w:ascii="游明朝" w:eastAsia="游明朝" w:hAnsi="游明朝"/>
        </w:rPr>
        <w:instrText xml:space="preserve"> ADDIN EN.CITE </w:instrText>
      </w:r>
      <w:r w:rsidR="007A738A">
        <w:rPr>
          <w:rFonts w:ascii="游明朝" w:eastAsia="游明朝" w:hAnsi="游明朝"/>
        </w:rPr>
        <w:fldChar w:fldCharType="begin">
          <w:fldData xml:space="preserve">PEVuZE5vdGU+PENpdGU+PEF1dGhvcj5TaGltb2RhPC9BdXRob3I+PFllYXI+MjAyMTwvWWVhcj48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</w:fldData>
        </w:fldChar>
      </w:r>
      <w:r w:rsidR="007A738A">
        <w:rPr>
          <w:rFonts w:ascii="游明朝" w:eastAsia="游明朝" w:hAnsi="游明朝"/>
        </w:rPr>
        <w:instrText xml:space="preserve"> ADDIN EN.CITE.DATA </w:instrText>
      </w:r>
      <w:r w:rsidR="007A738A">
        <w:rPr>
          <w:rFonts w:ascii="游明朝" w:eastAsia="游明朝" w:hAnsi="游明朝"/>
        </w:rPr>
      </w:r>
      <w:r w:rsidR="007A738A">
        <w:rPr>
          <w:rFonts w:ascii="游明朝" w:eastAsia="游明朝" w:hAnsi="游明朝"/>
        </w:rPr>
        <w:fldChar w:fldCharType="end"/>
      </w:r>
      <w:r w:rsidR="005D70C3" w:rsidRPr="00B35115">
        <w:rPr>
          <w:rFonts w:ascii="游明朝" w:eastAsia="游明朝" w:hAnsi="游明朝"/>
        </w:rPr>
      </w:r>
      <w:r w:rsidR="005D70C3" w:rsidRPr="00B35115">
        <w:rPr>
          <w:rFonts w:ascii="游明朝" w:eastAsia="游明朝" w:hAnsi="游明朝"/>
        </w:rPr>
        <w:fldChar w:fldCharType="separate"/>
      </w:r>
      <w:r w:rsidR="007A738A">
        <w:rPr>
          <w:rFonts w:ascii="游明朝" w:eastAsia="游明朝" w:hAnsi="游明朝"/>
          <w:noProof/>
        </w:rPr>
        <w:t>[3, 6]</w:t>
      </w:r>
      <w:r w:rsidR="005D70C3" w:rsidRPr="00B35115">
        <w:rPr>
          <w:rFonts w:ascii="游明朝" w:eastAsia="游明朝" w:hAnsi="游明朝"/>
        </w:rPr>
        <w:fldChar w:fldCharType="end"/>
      </w:r>
      <w:r w:rsidR="00387652" w:rsidRPr="00B35115">
        <w:rPr>
          <w:rFonts w:ascii="游明朝" w:eastAsia="游明朝" w:hAnsi="游明朝"/>
        </w:rPr>
        <w:t xml:space="preserve">. </w:t>
      </w:r>
      <w:r w:rsidR="00387652" w:rsidRPr="00B35115">
        <w:rPr>
          <w:rFonts w:ascii="游明朝" w:eastAsia="游明朝" w:hAnsi="游明朝" w:hint="eastAsia"/>
        </w:rPr>
        <w:t>さらに</w:t>
      </w:r>
      <w:r w:rsidR="008E6595" w:rsidRPr="00B35115">
        <w:rPr>
          <w:rFonts w:ascii="游明朝" w:eastAsia="游明朝" w:hAnsi="游明朝" w:hint="eastAsia"/>
        </w:rPr>
        <w:t>他の疾患でも胸水アデノシンデアミナーゼが高い症例が</w:t>
      </w:r>
      <w:r w:rsidR="009D0BB5" w:rsidRPr="00B35115">
        <w:rPr>
          <w:rFonts w:ascii="游明朝" w:eastAsia="游明朝" w:hAnsi="游明朝" w:hint="eastAsia"/>
        </w:rPr>
        <w:t>散見されたことから症例を集めて胸水アデノシンデアミナーゼ</w:t>
      </w:r>
      <w:r w:rsidR="009D0BB5" w:rsidRPr="00B35115">
        <w:rPr>
          <w:rFonts w:ascii="游明朝" w:eastAsia="游明朝" w:hAnsi="游明朝" w:cs="ＭＳ 明朝"/>
        </w:rPr>
        <w:t>≧40 U/Lの症例に対する結核性胸膜炎診断のフローチャートを作りました</w:t>
      </w:r>
      <w:r w:rsidR="005D70C3" w:rsidRPr="00B35115">
        <w:rPr>
          <w:rFonts w:ascii="游明朝" w:eastAsia="游明朝" w:hAnsi="游明朝" w:cs="ＭＳ 明朝"/>
        </w:rPr>
        <w:fldChar w:fldCharType="begin">
          <w:fldData xml:space="preserve">PEVuZE5vdGU+PENpdGU+PEF1dGhvcj5TaGltb2RhPC9BdXRob3I+PFllYXI+MjAyNDwvWWVhcj48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</w:fldData>
        </w:fldChar>
      </w:r>
      <w:r w:rsidR="007A738A">
        <w:rPr>
          <w:rFonts w:ascii="游明朝" w:eastAsia="游明朝" w:hAnsi="游明朝" w:cs="ＭＳ 明朝"/>
        </w:rPr>
        <w:instrText xml:space="preserve"> ADDIN EN.CITE </w:instrText>
      </w:r>
      <w:r w:rsidR="007A738A">
        <w:rPr>
          <w:rFonts w:ascii="游明朝" w:eastAsia="游明朝" w:hAnsi="游明朝" w:cs="ＭＳ 明朝"/>
        </w:rPr>
        <w:fldChar w:fldCharType="begin">
          <w:fldData xml:space="preserve">PEVuZE5vdGU+PENpdGU+PEF1dGhvcj5TaGltb2RhPC9BdXRob3I+PFllYXI+MjAyNDwvWWVhcj48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</w:fldData>
        </w:fldChar>
      </w:r>
      <w:r w:rsidR="007A738A">
        <w:rPr>
          <w:rFonts w:ascii="游明朝" w:eastAsia="游明朝" w:hAnsi="游明朝" w:cs="ＭＳ 明朝"/>
        </w:rPr>
        <w:instrText xml:space="preserve"> ADDIN EN.CITE.DATA </w:instrText>
      </w:r>
      <w:r w:rsidR="007A738A">
        <w:rPr>
          <w:rFonts w:ascii="游明朝" w:eastAsia="游明朝" w:hAnsi="游明朝" w:cs="ＭＳ 明朝"/>
        </w:rPr>
      </w:r>
      <w:r w:rsidR="007A738A">
        <w:rPr>
          <w:rFonts w:ascii="游明朝" w:eastAsia="游明朝" w:hAnsi="游明朝" w:cs="ＭＳ 明朝"/>
        </w:rPr>
        <w:fldChar w:fldCharType="end"/>
      </w:r>
      <w:r w:rsidR="005D70C3" w:rsidRPr="00B35115">
        <w:rPr>
          <w:rFonts w:ascii="游明朝" w:eastAsia="游明朝" w:hAnsi="游明朝" w:cs="ＭＳ 明朝"/>
        </w:rPr>
      </w:r>
      <w:r w:rsidR="005D70C3" w:rsidRPr="00B35115">
        <w:rPr>
          <w:rFonts w:ascii="游明朝" w:eastAsia="游明朝" w:hAnsi="游明朝" w:cs="ＭＳ 明朝"/>
        </w:rPr>
        <w:fldChar w:fldCharType="separate"/>
      </w:r>
      <w:r w:rsidR="007A738A">
        <w:rPr>
          <w:rFonts w:ascii="游明朝" w:eastAsia="游明朝" w:hAnsi="游明朝" w:cs="ＭＳ 明朝"/>
          <w:noProof/>
        </w:rPr>
        <w:t>[7, 8]</w:t>
      </w:r>
      <w:r w:rsidR="005D70C3" w:rsidRPr="00B35115">
        <w:rPr>
          <w:rFonts w:ascii="游明朝" w:eastAsia="游明朝" w:hAnsi="游明朝" w:cs="ＭＳ 明朝"/>
        </w:rPr>
        <w:fldChar w:fldCharType="end"/>
      </w:r>
      <w:r w:rsidR="008E6595" w:rsidRPr="00B35115">
        <w:rPr>
          <w:rFonts w:ascii="游明朝" w:eastAsia="游明朝" w:hAnsi="游明朝"/>
        </w:rPr>
        <w:t xml:space="preserve">. </w:t>
      </w:r>
      <w:r w:rsidR="009D0BB5" w:rsidRPr="00B35115">
        <w:rPr>
          <w:rFonts w:ascii="游明朝" w:eastAsia="游明朝" w:hAnsi="游明朝" w:hint="eastAsia"/>
        </w:rPr>
        <w:t>これらの論文は全て</w:t>
      </w:r>
      <w:r w:rsidR="009D0BB5" w:rsidRPr="00B35115">
        <w:rPr>
          <w:rFonts w:ascii="游明朝" w:eastAsia="游明朝" w:hAnsi="游明朝"/>
        </w:rPr>
        <w:t xml:space="preserve">, </w:t>
      </w:r>
      <w:r w:rsidR="009D0BB5" w:rsidRPr="00B35115">
        <w:rPr>
          <w:rFonts w:ascii="游明朝" w:eastAsia="游明朝" w:hAnsi="游明朝" w:hint="eastAsia"/>
        </w:rPr>
        <w:t>「胸水アデノシンデアミナーゼが高いのに結核じゃないのかよ！」というところからスタートしています</w:t>
      </w:r>
      <w:r w:rsidR="009D0BB5" w:rsidRPr="00B35115">
        <w:rPr>
          <w:rFonts w:ascii="游明朝" w:eastAsia="游明朝" w:hAnsi="游明朝"/>
        </w:rPr>
        <w:t xml:space="preserve">. </w:t>
      </w:r>
      <w:r w:rsidR="009D0BB5" w:rsidRPr="00B35115">
        <w:rPr>
          <w:rFonts w:ascii="游明朝" w:eastAsia="游明朝" w:hAnsi="游明朝" w:hint="eastAsia"/>
        </w:rPr>
        <w:t>「まぁそういうこともあるよね」で終わらせたらそこまでです</w:t>
      </w:r>
      <w:r w:rsidR="009D0BB5" w:rsidRPr="00B35115">
        <w:rPr>
          <w:rFonts w:ascii="游明朝" w:eastAsia="游明朝" w:hAnsi="游明朝"/>
        </w:rPr>
        <w:t xml:space="preserve">. </w:t>
      </w:r>
      <w:r w:rsidR="009D0BB5" w:rsidRPr="00B35115">
        <w:rPr>
          <w:rFonts w:ascii="游明朝" w:eastAsia="游明朝" w:hAnsi="游明朝" w:hint="eastAsia"/>
        </w:rPr>
        <w:t>小さくとも抱いた疑問をぜひ大切にしてください</w:t>
      </w:r>
      <w:r w:rsidR="009D0BB5" w:rsidRPr="00B35115">
        <w:rPr>
          <w:rFonts w:ascii="游明朝" w:eastAsia="游明朝" w:hAnsi="游明朝"/>
        </w:rPr>
        <w:t>.</w:t>
      </w:r>
    </w:p>
    <w:p w14:paraId="32F69D72" w14:textId="77777777" w:rsidR="00077735" w:rsidRPr="00B35115" w:rsidRDefault="00077735">
      <w:pPr>
        <w:rPr>
          <w:rFonts w:ascii="游明朝" w:eastAsia="游明朝" w:hAnsi="游明朝"/>
        </w:rPr>
      </w:pPr>
    </w:p>
    <w:p w14:paraId="58E2E1ED" w14:textId="0E2D1C7A" w:rsidR="0020627B" w:rsidRPr="00B35115" w:rsidRDefault="00477D1E">
      <w:pPr>
        <w:rPr>
          <w:rFonts w:ascii="游明朝" w:eastAsia="游明朝" w:hAnsi="游明朝" w:cs="ＭＳ 明朝"/>
        </w:rPr>
      </w:pPr>
      <w:commentRangeStart w:id="48"/>
      <w:r w:rsidRPr="00B35115">
        <w:rPr>
          <w:rFonts w:ascii="游明朝" w:eastAsia="游明朝" w:hAnsi="游明朝" w:cs="ＭＳ 明朝"/>
        </w:rPr>
        <w:t>論文化できるパターンは3つ</w:t>
      </w:r>
    </w:p>
    <w:p w14:paraId="73AA2B51" w14:textId="2FC6FE86" w:rsidR="00477D1E" w:rsidRPr="00B35115" w:rsidRDefault="00477D1E">
      <w:pPr>
        <w:rPr>
          <w:rFonts w:ascii="游明朝" w:eastAsia="游明朝" w:hAnsi="游明朝" w:cs="ＭＳ 明朝"/>
        </w:rPr>
      </w:pPr>
      <w:r w:rsidRPr="00B35115">
        <w:rPr>
          <w:rFonts w:ascii="游明朝" w:eastAsia="游明朝" w:hAnsi="游明朝" w:cs="ＭＳ 明朝"/>
        </w:rPr>
        <w:t>・切り口を変える</w:t>
      </w:r>
    </w:p>
    <w:p w14:paraId="001F307A" w14:textId="18EC1F91" w:rsidR="00477D1E" w:rsidRPr="00B35115" w:rsidRDefault="00477D1E">
      <w:pPr>
        <w:rPr>
          <w:rFonts w:ascii="游明朝" w:eastAsia="游明朝" w:hAnsi="游明朝"/>
        </w:rPr>
      </w:pPr>
      <w:r w:rsidRPr="00B35115">
        <w:rPr>
          <w:rFonts w:ascii="游明朝" w:eastAsia="游明朝" w:hAnsi="游明朝" w:cs="ＭＳ 明朝"/>
        </w:rPr>
        <w:t>・過去の</w:t>
      </w:r>
      <w:r w:rsidR="00096576" w:rsidRPr="00B35115">
        <w:rPr>
          <w:rFonts w:ascii="游明朝" w:eastAsia="游明朝" w:hAnsi="游明朝" w:hint="eastAsia"/>
        </w:rPr>
        <w:t>症例や</w:t>
      </w:r>
      <w:r w:rsidRPr="00B35115">
        <w:rPr>
          <w:rFonts w:ascii="游明朝" w:eastAsia="游明朝" w:hAnsi="游明朝" w:cs="ＭＳ 明朝"/>
        </w:rPr>
        <w:t>報告を集める</w:t>
      </w:r>
    </w:p>
    <w:p w14:paraId="49CD8622" w14:textId="10D1F8A0" w:rsidR="00447800" w:rsidRPr="00B35115" w:rsidRDefault="00477D1E">
      <w:pPr>
        <w:rPr>
          <w:rFonts w:ascii="游明朝" w:eastAsia="游明朝" w:hAnsi="游明朝"/>
        </w:rPr>
      </w:pPr>
      <w:r w:rsidRPr="00B35115">
        <w:rPr>
          <w:rFonts w:ascii="游明朝" w:eastAsia="游明朝" w:hAnsi="游明朝" w:hint="eastAsia"/>
        </w:rPr>
        <w:t>・症例自体に新たな知見がある</w:t>
      </w:r>
      <w:commentRangeEnd w:id="48"/>
      <w:r w:rsidRPr="00B35115">
        <w:rPr>
          <w:rStyle w:val="ae"/>
          <w:rFonts w:ascii="游明朝" w:eastAsia="游明朝" w:hAnsi="游明朝"/>
        </w:rPr>
        <w:commentReference w:id="48"/>
      </w:r>
    </w:p>
    <w:p w14:paraId="1BADB499" w14:textId="77777777" w:rsidR="008555F7" w:rsidRPr="00B35115" w:rsidRDefault="008555F7">
      <w:pPr>
        <w:rPr>
          <w:rFonts w:ascii="游明朝" w:eastAsia="游明朝" w:hAnsi="游明朝"/>
        </w:rPr>
      </w:pPr>
    </w:p>
    <w:p w14:paraId="50F7B725" w14:textId="7106FCD5" w:rsidR="00171265" w:rsidRPr="00B35115" w:rsidRDefault="0065520F">
      <w:pPr>
        <w:rPr>
          <w:rFonts w:ascii="游明朝" w:eastAsia="游明朝" w:hAnsi="游明朝"/>
          <w:b/>
          <w:bCs/>
        </w:rPr>
      </w:pPr>
      <w:r w:rsidRPr="00B35115">
        <w:rPr>
          <w:rFonts w:ascii="游明朝" w:eastAsia="游明朝" w:hAnsi="游明朝" w:hint="eastAsia"/>
          <w:b/>
          <w:bCs/>
        </w:rPr>
        <w:t>論文化できる症例に出会うために普段から心がけること</w:t>
      </w:r>
    </w:p>
    <w:p w14:paraId="4A3E52D8" w14:textId="2402DABD" w:rsidR="00171265" w:rsidRPr="00B35115" w:rsidRDefault="00680E37" w:rsidP="00AB65C3">
      <w:pPr>
        <w:ind w:firstLineChars="100" w:firstLine="210"/>
        <w:rPr>
          <w:rFonts w:ascii="游明朝" w:eastAsia="游明朝" w:hAnsi="游明朝"/>
        </w:rPr>
      </w:pPr>
      <w:r w:rsidRPr="00B35115">
        <w:rPr>
          <w:rFonts w:ascii="游明朝" w:eastAsia="游明朝" w:hAnsi="游明朝" w:hint="eastAsia"/>
        </w:rPr>
        <w:t>珍しい症例でなくても論文化できることを</w:t>
      </w:r>
      <w:r w:rsidR="00F80433">
        <w:rPr>
          <w:rFonts w:ascii="游明朝" w:eastAsia="游明朝" w:hAnsi="游明朝" w:hint="eastAsia"/>
        </w:rPr>
        <w:t>お伝え</w:t>
      </w:r>
      <w:r w:rsidRPr="00B35115">
        <w:rPr>
          <w:rFonts w:ascii="游明朝" w:eastAsia="游明朝" w:hAnsi="游明朝" w:hint="eastAsia"/>
        </w:rPr>
        <w:t>しましたが</w:t>
      </w:r>
      <w:r w:rsidRPr="00B35115">
        <w:rPr>
          <w:rFonts w:ascii="游明朝" w:eastAsia="游明朝" w:hAnsi="游明朝"/>
        </w:rPr>
        <w:t xml:space="preserve">, </w:t>
      </w:r>
      <w:r w:rsidRPr="00B35115">
        <w:rPr>
          <w:rFonts w:ascii="游明朝" w:eastAsia="游明朝" w:hAnsi="游明朝" w:hint="eastAsia"/>
        </w:rPr>
        <w:t>それでも典型的な症例は論文にしづらいのは間違いありません</w:t>
      </w:r>
      <w:r w:rsidRPr="00B35115">
        <w:rPr>
          <w:rFonts w:ascii="游明朝" w:eastAsia="游明朝" w:hAnsi="游明朝"/>
        </w:rPr>
        <w:t xml:space="preserve">. </w:t>
      </w:r>
      <w:r w:rsidR="00171265" w:rsidRPr="00B35115">
        <w:rPr>
          <w:rFonts w:ascii="游明朝" w:eastAsia="游明朝" w:hAnsi="游明朝" w:hint="eastAsia"/>
        </w:rPr>
        <w:t>つまり患者さんをしっかり診察し</w:t>
      </w:r>
      <w:r w:rsidR="00171265" w:rsidRPr="00B35115">
        <w:rPr>
          <w:rFonts w:ascii="游明朝" w:eastAsia="游明朝" w:hAnsi="游明朝"/>
        </w:rPr>
        <w:t xml:space="preserve">, </w:t>
      </w:r>
      <w:r w:rsidR="00171265" w:rsidRPr="00B35115">
        <w:rPr>
          <w:rFonts w:ascii="游明朝" w:eastAsia="游明朝" w:hAnsi="游明朝" w:hint="eastAsia"/>
        </w:rPr>
        <w:t>特殊な所見も拾い上げ</w:t>
      </w:r>
      <w:r w:rsidR="00171265" w:rsidRPr="00B35115">
        <w:rPr>
          <w:rFonts w:ascii="游明朝" w:eastAsia="游明朝" w:hAnsi="游明朝"/>
        </w:rPr>
        <w:t xml:space="preserve">, </w:t>
      </w:r>
      <w:r w:rsidR="00171265" w:rsidRPr="00B35115">
        <w:rPr>
          <w:rFonts w:ascii="游明朝" w:eastAsia="游明朝" w:hAnsi="游明朝" w:hint="eastAsia"/>
        </w:rPr>
        <w:t>精査をする</w:t>
      </w:r>
      <w:del w:id="49" w:author="Microsoft アカウント" w:date="2025-05-20T15:47:00Z">
        <w:r w:rsidR="00171265" w:rsidRPr="00B35115" w:rsidDel="00786BEB">
          <w:rPr>
            <w:rFonts w:ascii="游明朝" w:eastAsia="游明朝" w:hAnsi="游明朝" w:hint="eastAsia"/>
          </w:rPr>
          <w:delText>必要があります</w:delText>
        </w:r>
      </w:del>
      <w:ins w:id="50" w:author="Microsoft アカウント" w:date="2025-05-20T15:47:00Z">
        <w:r w:rsidR="00786BEB">
          <w:rPr>
            <w:rFonts w:ascii="游明朝" w:eastAsia="游明朝" w:hAnsi="游明朝" w:hint="eastAsia"/>
          </w:rPr>
          <w:t>ことが大事です</w:t>
        </w:r>
      </w:ins>
      <w:r w:rsidR="00171265" w:rsidRPr="00B35115">
        <w:rPr>
          <w:rFonts w:ascii="游明朝" w:eastAsia="游明朝" w:hAnsi="游明朝"/>
        </w:rPr>
        <w:t xml:space="preserve">. </w:t>
      </w:r>
      <w:r w:rsidR="00F80433">
        <w:rPr>
          <w:rFonts w:ascii="游明朝" w:eastAsia="游明朝" w:hAnsi="游明朝" w:hint="eastAsia"/>
        </w:rPr>
        <w:t>もちろん</w:t>
      </w:r>
      <w:r w:rsidR="00171265" w:rsidRPr="00B35115">
        <w:rPr>
          <w:rFonts w:ascii="游明朝" w:eastAsia="游明朝" w:hAnsi="游明朝" w:hint="eastAsia"/>
        </w:rPr>
        <w:t>不要な検査を推奨している訳ではありません</w:t>
      </w:r>
      <w:r w:rsidR="00171265" w:rsidRPr="00B35115">
        <w:rPr>
          <w:rFonts w:ascii="游明朝" w:eastAsia="游明朝" w:hAnsi="游明朝"/>
        </w:rPr>
        <w:t xml:space="preserve">. </w:t>
      </w:r>
      <w:r w:rsidR="00171265" w:rsidRPr="00B35115">
        <w:rPr>
          <w:rFonts w:ascii="游明朝" w:eastAsia="游明朝" w:hAnsi="游明朝" w:hint="eastAsia"/>
        </w:rPr>
        <w:t>日々の診療において</w:t>
      </w:r>
      <w:r w:rsidR="00171265" w:rsidRPr="00B35115">
        <w:rPr>
          <w:rFonts w:ascii="游明朝" w:eastAsia="游明朝" w:hAnsi="游明朝"/>
        </w:rPr>
        <w:t xml:space="preserve">, </w:t>
      </w:r>
      <w:r w:rsidR="00171265" w:rsidRPr="00B35115">
        <w:rPr>
          <w:rFonts w:ascii="游明朝" w:eastAsia="游明朝" w:hAnsi="游明朝" w:hint="eastAsia"/>
        </w:rPr>
        <w:t>患者さんやその疾患</w:t>
      </w:r>
      <w:r w:rsidR="00171265" w:rsidRPr="00B35115">
        <w:rPr>
          <w:rFonts w:ascii="游明朝" w:eastAsia="游明朝" w:hAnsi="游明朝"/>
        </w:rPr>
        <w:t xml:space="preserve">, </w:t>
      </w:r>
      <w:r w:rsidR="00171265" w:rsidRPr="00B35115">
        <w:rPr>
          <w:rFonts w:ascii="游明朝" w:eastAsia="游明朝" w:hAnsi="游明朝" w:hint="eastAsia"/>
        </w:rPr>
        <w:t>あるいは一つ一つのデータに向き合って取り組む</w:t>
      </w:r>
      <w:del w:id="51" w:author="Microsoft アカウント" w:date="2025-05-20T15:48:00Z">
        <w:r w:rsidR="00171265" w:rsidRPr="00B35115" w:rsidDel="00786BEB">
          <w:rPr>
            <w:rFonts w:ascii="游明朝" w:eastAsia="游明朝" w:hAnsi="游明朝" w:hint="eastAsia"/>
          </w:rPr>
          <w:delText>ことが大事です</w:delText>
        </w:r>
      </w:del>
      <w:ins w:id="52" w:author="Microsoft アカウント" w:date="2025-05-20T15:48:00Z">
        <w:r w:rsidR="00786BEB">
          <w:rPr>
            <w:rFonts w:ascii="游明朝" w:eastAsia="游明朝" w:hAnsi="游明朝" w:hint="eastAsia"/>
          </w:rPr>
          <w:t>癖をつけてください</w:t>
        </w:r>
      </w:ins>
      <w:r w:rsidR="00171265" w:rsidRPr="00B35115">
        <w:rPr>
          <w:rFonts w:ascii="游明朝" w:eastAsia="游明朝" w:hAnsi="游明朝"/>
        </w:rPr>
        <w:t xml:space="preserve">. </w:t>
      </w:r>
      <w:r w:rsidR="00171265" w:rsidRPr="00B35115">
        <w:rPr>
          <w:rFonts w:ascii="游明朝" w:eastAsia="游明朝" w:hAnsi="游明朝" w:hint="eastAsia"/>
        </w:rPr>
        <w:t>そうして得られた経験が臨床能力の向上とともに</w:t>
      </w:r>
      <w:r w:rsidR="005B4EF0" w:rsidRPr="00B35115">
        <w:rPr>
          <w:rFonts w:ascii="游明朝" w:eastAsia="游明朝" w:hAnsi="游明朝" w:hint="eastAsia"/>
        </w:rPr>
        <w:t>論文化しうる症例を教えてくれます</w:t>
      </w:r>
      <w:r w:rsidR="005B4EF0" w:rsidRPr="00B35115">
        <w:rPr>
          <w:rFonts w:ascii="游明朝" w:eastAsia="游明朝" w:hAnsi="游明朝"/>
        </w:rPr>
        <w:t xml:space="preserve">. </w:t>
      </w:r>
      <w:r w:rsidR="005B4EF0" w:rsidRPr="00B35115">
        <w:rPr>
          <w:rFonts w:ascii="游明朝" w:eastAsia="游明朝" w:hAnsi="游明朝" w:hint="eastAsia"/>
        </w:rPr>
        <w:t>全ての症例</w:t>
      </w:r>
      <w:r w:rsidR="00AB65C3" w:rsidRPr="00B35115">
        <w:rPr>
          <w:rFonts w:ascii="游明朝" w:eastAsia="游明朝" w:hAnsi="游明朝" w:hint="eastAsia"/>
        </w:rPr>
        <w:t>において</w:t>
      </w:r>
      <w:r w:rsidR="00AB65C3" w:rsidRPr="00B35115">
        <w:rPr>
          <w:rFonts w:ascii="游明朝" w:eastAsia="游明朝" w:hAnsi="游明朝"/>
        </w:rPr>
        <w:t xml:space="preserve">, </w:t>
      </w:r>
      <w:ins w:id="53" w:author="Microsoft アカウント" w:date="2025-05-20T15:55:00Z">
        <w:r w:rsidR="00380FBB">
          <w:rPr>
            <w:rFonts w:ascii="游明朝" w:eastAsia="游明朝" w:hAnsi="游明朝"/>
          </w:rPr>
          <w:t>きっと</w:t>
        </w:r>
      </w:ins>
      <w:bookmarkStart w:id="54" w:name="_GoBack"/>
      <w:bookmarkEnd w:id="54"/>
      <w:r w:rsidR="00AB65C3" w:rsidRPr="00B35115">
        <w:rPr>
          <w:rFonts w:ascii="游明朝" w:eastAsia="游明朝" w:hAnsi="游明朝" w:hint="eastAsia"/>
        </w:rPr>
        <w:t>典型</w:t>
      </w:r>
      <w:r w:rsidR="005B4EF0" w:rsidRPr="00B35115">
        <w:rPr>
          <w:rFonts w:ascii="游明朝" w:eastAsia="游明朝" w:hAnsi="游明朝" w:hint="eastAsia"/>
        </w:rPr>
        <w:t>の中に非典型的な部分があるはずです</w:t>
      </w:r>
      <w:r w:rsidR="005B4EF0" w:rsidRPr="00B35115">
        <w:rPr>
          <w:rFonts w:ascii="游明朝" w:eastAsia="游明朝" w:hAnsi="游明朝"/>
        </w:rPr>
        <w:t>.</w:t>
      </w:r>
    </w:p>
    <w:p w14:paraId="751A403C" w14:textId="03A7C645" w:rsidR="00DD3FF7" w:rsidRPr="00B35115" w:rsidRDefault="00AB65C3" w:rsidP="00196B79">
      <w:pPr>
        <w:ind w:firstLineChars="100" w:firstLine="210"/>
        <w:rPr>
          <w:rFonts w:ascii="游明朝" w:eastAsia="游明朝" w:hAnsi="游明朝"/>
        </w:rPr>
      </w:pPr>
      <w:r w:rsidRPr="00B35115">
        <w:rPr>
          <w:rFonts w:ascii="游明朝" w:eastAsia="游明朝" w:hAnsi="游明朝" w:hint="eastAsia"/>
        </w:rPr>
        <w:t>加えて</w:t>
      </w:r>
      <w:r w:rsidRPr="00B35115">
        <w:rPr>
          <w:rFonts w:ascii="游明朝" w:eastAsia="游明朝" w:hAnsi="游明朝"/>
        </w:rPr>
        <w:t xml:space="preserve">, </w:t>
      </w:r>
      <w:r w:rsidR="00096576" w:rsidRPr="00B35115">
        <w:rPr>
          <w:rFonts w:ascii="游明朝" w:eastAsia="游明朝" w:hAnsi="游明朝" w:hint="eastAsia"/>
        </w:rPr>
        <w:t>様々な臨床情報が出そろってみない</w:t>
      </w:r>
      <w:r w:rsidR="00680E37" w:rsidRPr="00B35115">
        <w:rPr>
          <w:rFonts w:ascii="游明朝" w:eastAsia="游明朝" w:hAnsi="游明朝" w:hint="eastAsia"/>
        </w:rPr>
        <w:t>と目の前の</w:t>
      </w:r>
      <w:r w:rsidR="00F80433">
        <w:rPr>
          <w:rFonts w:ascii="游明朝" w:eastAsia="游明朝" w:hAnsi="游明朝" w:hint="eastAsia"/>
        </w:rPr>
        <w:t>症例が</w:t>
      </w:r>
      <w:r w:rsidR="00096576" w:rsidRPr="00B35115">
        <w:rPr>
          <w:rFonts w:ascii="游明朝" w:eastAsia="游明朝" w:hAnsi="游明朝" w:hint="eastAsia"/>
        </w:rPr>
        <w:t>論文化につながるの</w:t>
      </w:r>
      <w:r w:rsidR="00680E37" w:rsidRPr="00B35115">
        <w:rPr>
          <w:rFonts w:ascii="游明朝" w:eastAsia="游明朝" w:hAnsi="游明朝" w:hint="eastAsia"/>
        </w:rPr>
        <w:t>か</w:t>
      </w:r>
      <w:r w:rsidR="00F80433">
        <w:rPr>
          <w:rFonts w:ascii="游明朝" w:eastAsia="游明朝" w:hAnsi="游明朝" w:hint="eastAsia"/>
        </w:rPr>
        <w:t>判断つ</w:t>
      </w:r>
      <w:del w:id="55" w:author="Microsoft アカウント" w:date="2025-05-20T15:48:00Z">
        <w:r w:rsidR="00F80433" w:rsidDel="00786BEB">
          <w:rPr>
            <w:rFonts w:ascii="游明朝" w:eastAsia="游明朝" w:hAnsi="游明朝" w:hint="eastAsia"/>
          </w:rPr>
          <w:delText>きません</w:delText>
        </w:r>
      </w:del>
      <w:ins w:id="56" w:author="Microsoft アカウント" w:date="2025-05-20T15:48:00Z">
        <w:r w:rsidR="00786BEB">
          <w:rPr>
            <w:rFonts w:ascii="游明朝" w:eastAsia="游明朝" w:hAnsi="游明朝" w:hint="eastAsia"/>
          </w:rPr>
          <w:t>かないことが多いです</w:t>
        </w:r>
      </w:ins>
      <w:r w:rsidR="00680E37" w:rsidRPr="00B35115">
        <w:rPr>
          <w:rFonts w:ascii="游明朝" w:eastAsia="游明朝" w:hAnsi="游明朝"/>
        </w:rPr>
        <w:t xml:space="preserve">. </w:t>
      </w:r>
      <w:r w:rsidR="00680E37" w:rsidRPr="00B35115">
        <w:rPr>
          <w:rFonts w:ascii="游明朝" w:eastAsia="游明朝" w:hAnsi="游明朝" w:hint="eastAsia"/>
        </w:rPr>
        <w:t>ある程度検査を終えたり</w:t>
      </w:r>
      <w:r w:rsidR="00680E37" w:rsidRPr="00B35115">
        <w:rPr>
          <w:rFonts w:ascii="游明朝" w:eastAsia="游明朝" w:hAnsi="游明朝"/>
        </w:rPr>
        <w:t xml:space="preserve">, </w:t>
      </w:r>
      <w:r w:rsidR="00680E37" w:rsidRPr="00B35115">
        <w:rPr>
          <w:rFonts w:ascii="游明朝" w:eastAsia="游明朝" w:hAnsi="游明朝" w:hint="eastAsia"/>
        </w:rPr>
        <w:t>治療が進</w:t>
      </w:r>
      <w:r w:rsidR="00F80433">
        <w:rPr>
          <w:rFonts w:ascii="游明朝" w:eastAsia="游明朝" w:hAnsi="游明朝" w:hint="eastAsia"/>
        </w:rPr>
        <w:t>んではじめて</w:t>
      </w:r>
      <w:r w:rsidR="00680E37" w:rsidRPr="00B35115">
        <w:rPr>
          <w:rFonts w:ascii="游明朝" w:eastAsia="游明朝" w:hAnsi="游明朝" w:hint="eastAsia"/>
        </w:rPr>
        <w:t>論文化できるか</w:t>
      </w:r>
      <w:r w:rsidR="00F80433">
        <w:rPr>
          <w:rFonts w:ascii="游明朝" w:eastAsia="游明朝" w:hAnsi="游明朝" w:hint="eastAsia"/>
        </w:rPr>
        <w:t>分かります</w:t>
      </w:r>
      <w:r w:rsidR="00680E37" w:rsidRPr="00B35115">
        <w:rPr>
          <w:rFonts w:ascii="游明朝" w:eastAsia="游明朝" w:hAnsi="游明朝"/>
        </w:rPr>
        <w:t xml:space="preserve">. </w:t>
      </w:r>
      <w:r w:rsidR="00E91F52" w:rsidRPr="00B35115">
        <w:rPr>
          <w:rFonts w:ascii="游明朝" w:eastAsia="游明朝" w:hAnsi="游明朝" w:hint="eastAsia"/>
        </w:rPr>
        <w:t>時間経過や</w:t>
      </w:r>
      <w:r w:rsidRPr="00B35115">
        <w:rPr>
          <w:rFonts w:ascii="游明朝" w:eastAsia="游明朝" w:hAnsi="游明朝" w:hint="eastAsia"/>
        </w:rPr>
        <w:t>治療により消失する所見（皮膚所見）やその時でないと見られ</w:t>
      </w:r>
      <w:r w:rsidRPr="00B35115">
        <w:rPr>
          <w:rFonts w:ascii="游明朝" w:eastAsia="游明朝" w:hAnsi="游明朝" w:hint="eastAsia"/>
        </w:rPr>
        <w:lastRenderedPageBreak/>
        <w:t>ない所見（胸水や気管支肺胞洗浄の肉眼所見など）は後から確認のしようがありませんし</w:t>
      </w:r>
      <w:r w:rsidRPr="00B35115">
        <w:rPr>
          <w:rFonts w:ascii="游明朝" w:eastAsia="游明朝" w:hAnsi="游明朝"/>
        </w:rPr>
        <w:t xml:space="preserve">, </w:t>
      </w:r>
      <w:r w:rsidRPr="00B35115">
        <w:rPr>
          <w:rFonts w:ascii="游明朝" w:eastAsia="游明朝" w:hAnsi="游明朝" w:hint="eastAsia"/>
        </w:rPr>
        <w:t>論文化するときに画像があると有利です</w:t>
      </w:r>
      <w:r w:rsidRPr="00B35115">
        <w:rPr>
          <w:rFonts w:ascii="游明朝" w:eastAsia="游明朝" w:hAnsi="游明朝"/>
        </w:rPr>
        <w:t>. NEJM</w:t>
      </w:r>
      <w:r w:rsidR="000B0CCE" w:rsidRPr="00B35115">
        <w:rPr>
          <w:rFonts w:ascii="游明朝" w:eastAsia="游明朝" w:hAnsi="游明朝" w:hint="eastAsia"/>
        </w:rPr>
        <w:t>（</w:t>
      </w:r>
      <w:r w:rsidR="000B0CCE" w:rsidRPr="00B35115">
        <w:rPr>
          <w:rFonts w:ascii="游明朝" w:eastAsia="游明朝" w:hAnsi="游明朝"/>
        </w:rPr>
        <w:t>The New England Journal of Medicine</w:t>
      </w:r>
      <w:r w:rsidR="000B0CCE" w:rsidRPr="00B35115">
        <w:rPr>
          <w:rFonts w:ascii="游明朝" w:eastAsia="游明朝" w:hAnsi="游明朝" w:hint="eastAsia"/>
        </w:rPr>
        <w:t>）</w:t>
      </w:r>
      <w:r w:rsidRPr="00B35115">
        <w:rPr>
          <w:rFonts w:ascii="游明朝" w:eastAsia="游明朝" w:hAnsi="游明朝" w:hint="eastAsia"/>
        </w:rPr>
        <w:t>や</w:t>
      </w:r>
      <w:r w:rsidRPr="00B35115">
        <w:rPr>
          <w:rFonts w:ascii="游明朝" w:eastAsia="游明朝" w:hAnsi="游明朝"/>
        </w:rPr>
        <w:t>Internal Medicine</w:t>
      </w:r>
      <w:r w:rsidRPr="00B35115">
        <w:rPr>
          <w:rFonts w:ascii="游明朝" w:eastAsia="游明朝" w:hAnsi="游明朝" w:hint="eastAsia"/>
        </w:rPr>
        <w:t>では</w:t>
      </w:r>
      <w:ins w:id="57" w:author="Microsoft アカウント" w:date="2025-05-20T15:49:00Z">
        <w:r w:rsidR="00786BEB" w:rsidRPr="00786BEB">
          <w:rPr>
            <w:rFonts w:ascii="游明朝" w:eastAsia="游明朝" w:hAnsi="游明朝"/>
          </w:rPr>
          <w:t>Clinical Picture</w:t>
        </w:r>
        <w:r w:rsidR="00786BEB" w:rsidRPr="00786BEB" w:rsidDel="00786BEB">
          <w:rPr>
            <w:rFonts w:ascii="游明朝" w:eastAsia="游明朝" w:hAnsi="游明朝"/>
          </w:rPr>
          <w:t xml:space="preserve"> </w:t>
        </w:r>
      </w:ins>
      <w:del w:id="58" w:author="Microsoft アカウント" w:date="2025-05-20T15:49:00Z">
        <w:r w:rsidR="000B0CCE" w:rsidRPr="00B35115" w:rsidDel="00786BEB">
          <w:rPr>
            <w:rFonts w:ascii="游明朝" w:eastAsia="游明朝" w:hAnsi="游明朝"/>
          </w:rPr>
          <w:delText>Clinical image</w:delText>
        </w:r>
      </w:del>
      <w:r w:rsidR="000B0CCE" w:rsidRPr="00B35115">
        <w:rPr>
          <w:rFonts w:ascii="游明朝" w:eastAsia="游明朝" w:hAnsi="游明朝" w:hint="eastAsia"/>
        </w:rPr>
        <w:t>の論文</w:t>
      </w:r>
      <w:r w:rsidRPr="00B35115">
        <w:rPr>
          <w:rFonts w:ascii="游明朝" w:eastAsia="游明朝" w:hAnsi="游明朝" w:hint="eastAsia"/>
        </w:rPr>
        <w:t>（</w:t>
      </w:r>
      <w:r w:rsidRPr="00B35115">
        <w:rPr>
          <w:rFonts w:ascii="游明朝" w:eastAsia="游明朝" w:hAnsi="游明朝"/>
        </w:rPr>
        <w:t>1</w:t>
      </w:r>
      <w:r w:rsidRPr="00B35115">
        <w:rPr>
          <w:rFonts w:ascii="游明朝" w:eastAsia="游明朝" w:hAnsi="游明朝" w:hint="eastAsia"/>
        </w:rPr>
        <w:t>枚の画像＋</w:t>
      </w:r>
      <w:r w:rsidRPr="00B35115">
        <w:rPr>
          <w:rFonts w:ascii="游明朝" w:eastAsia="游明朝" w:hAnsi="游明朝"/>
        </w:rPr>
        <w:t>150 words</w:t>
      </w:r>
      <w:r w:rsidRPr="00B35115">
        <w:rPr>
          <w:rFonts w:ascii="游明朝" w:eastAsia="游明朝" w:hAnsi="游明朝" w:hint="eastAsia"/>
        </w:rPr>
        <w:t>の短い論文）もあります</w:t>
      </w:r>
      <w:r w:rsidR="00C83C04" w:rsidRPr="00B35115">
        <w:rPr>
          <w:rFonts w:ascii="游明朝" w:eastAsia="游明朝" w:hAnsi="游明朝" w:hint="eastAsia"/>
        </w:rPr>
        <w:t>ので</w:t>
      </w:r>
      <w:r w:rsidR="00F80433">
        <w:rPr>
          <w:rFonts w:ascii="游明朝" w:eastAsia="游明朝" w:hAnsi="游明朝" w:hint="eastAsia"/>
        </w:rPr>
        <w:t>特徴的な</w:t>
      </w:r>
      <w:r w:rsidR="00C83C04" w:rsidRPr="00B35115">
        <w:rPr>
          <w:rFonts w:ascii="游明朝" w:eastAsia="游明朝" w:hAnsi="游明朝" w:hint="eastAsia"/>
        </w:rPr>
        <w:t>画像</w:t>
      </w:r>
      <w:r w:rsidR="00F80433">
        <w:rPr>
          <w:rFonts w:ascii="游明朝" w:eastAsia="游明朝" w:hAnsi="游明朝" w:hint="eastAsia"/>
        </w:rPr>
        <w:t>はそれだけで</w:t>
      </w:r>
      <w:r w:rsidR="00C83C04" w:rsidRPr="00B35115">
        <w:rPr>
          <w:rFonts w:ascii="游明朝" w:eastAsia="游明朝" w:hAnsi="游明朝" w:hint="eastAsia"/>
        </w:rPr>
        <w:t>論文になり得ます</w:t>
      </w:r>
      <w:ins w:id="59" w:author="Microsoft アカウント" w:date="2025-05-20T15:49:00Z">
        <w:r w:rsidR="00786BEB">
          <w:rPr>
            <w:rFonts w:ascii="游明朝" w:eastAsia="游明朝" w:hAnsi="游明朝" w:hint="eastAsia"/>
          </w:rPr>
          <w:t>（→P</w:t>
        </w:r>
        <w:r w:rsidR="00786BEB">
          <w:rPr>
            <w:rFonts w:ascii="游明朝" w:eastAsia="游明朝" w:hAnsi="游明朝"/>
          </w:rPr>
          <w:t>.</w:t>
        </w:r>
        <w:r w:rsidR="00786BEB">
          <w:rPr>
            <w:rFonts w:ascii="游明朝" w:eastAsia="游明朝" w:hAnsi="游明朝" w:hint="eastAsia"/>
          </w:rPr>
          <w:t>）</w:t>
        </w:r>
      </w:ins>
      <w:r w:rsidRPr="00B35115">
        <w:rPr>
          <w:rFonts w:ascii="游明朝" w:eastAsia="游明朝" w:hAnsi="游明朝"/>
        </w:rPr>
        <w:t xml:space="preserve">. </w:t>
      </w:r>
      <w:del w:id="60" w:author="Microsoft アカウント" w:date="2025-05-20T15:49:00Z">
        <w:r w:rsidR="00C83C04" w:rsidRPr="00B35115" w:rsidDel="00786BEB">
          <w:rPr>
            <w:rFonts w:ascii="游明朝" w:eastAsia="游明朝" w:hAnsi="游明朝" w:hint="eastAsia"/>
          </w:rPr>
          <w:delText>筆者</w:delText>
        </w:r>
      </w:del>
      <w:ins w:id="61" w:author="Microsoft アカウント" w:date="2025-05-20T15:49:00Z">
        <w:r w:rsidR="00786BEB">
          <w:rPr>
            <w:rFonts w:ascii="游明朝" w:eastAsia="游明朝" w:hAnsi="游明朝" w:hint="eastAsia"/>
          </w:rPr>
          <w:t>Dr.しもだ</w:t>
        </w:r>
      </w:ins>
      <w:r w:rsidR="00C83C04" w:rsidRPr="00B35115">
        <w:rPr>
          <w:rFonts w:ascii="游明朝" w:eastAsia="游明朝" w:hAnsi="游明朝" w:hint="eastAsia"/>
        </w:rPr>
        <w:t>は患者さんに許可をいただき</w:t>
      </w:r>
      <w:r w:rsidR="00C83C04" w:rsidRPr="00B35115">
        <w:rPr>
          <w:rFonts w:ascii="游明朝" w:eastAsia="游明朝" w:hAnsi="游明朝"/>
        </w:rPr>
        <w:t xml:space="preserve">, </w:t>
      </w:r>
      <w:r w:rsidR="00C83C04" w:rsidRPr="00B35115">
        <w:rPr>
          <w:rFonts w:ascii="游明朝" w:eastAsia="游明朝" w:hAnsi="游明朝" w:hint="eastAsia"/>
        </w:rPr>
        <w:t>こまめに写真を撮らせていただいています</w:t>
      </w:r>
      <w:r w:rsidR="00C83C04" w:rsidRPr="00B35115">
        <w:rPr>
          <w:rFonts w:ascii="游明朝" w:eastAsia="游明朝" w:hAnsi="游明朝"/>
        </w:rPr>
        <w:t xml:space="preserve">. </w:t>
      </w:r>
      <w:r w:rsidR="00C83C04" w:rsidRPr="00B35115">
        <w:rPr>
          <w:rFonts w:ascii="游明朝" w:eastAsia="游明朝" w:hAnsi="游明朝" w:hint="eastAsia"/>
        </w:rPr>
        <w:t>それは時間経過での評価をしたいということもありますが</w:t>
      </w:r>
      <w:r w:rsidR="00C83C04" w:rsidRPr="00B35115">
        <w:rPr>
          <w:rFonts w:ascii="游明朝" w:eastAsia="游明朝" w:hAnsi="游明朝"/>
        </w:rPr>
        <w:t xml:space="preserve">, </w:t>
      </w:r>
      <w:r w:rsidR="00C83C04" w:rsidRPr="00B35115">
        <w:rPr>
          <w:rFonts w:ascii="游明朝" w:eastAsia="游明朝" w:hAnsi="游明朝" w:hint="eastAsia"/>
        </w:rPr>
        <w:t>撮影した写真が論文化につながる</w:t>
      </w:r>
      <w:r w:rsidR="00F80433">
        <w:rPr>
          <w:rFonts w:ascii="游明朝" w:eastAsia="游明朝" w:hAnsi="游明朝" w:hint="eastAsia"/>
        </w:rPr>
        <w:t>可能性があるからです.</w:t>
      </w:r>
      <w:r w:rsidR="00F37EF8">
        <w:rPr>
          <w:rFonts w:ascii="游明朝" w:eastAsia="游明朝" w:hAnsi="游明朝" w:hint="eastAsia"/>
        </w:rPr>
        <w:t xml:space="preserve"> </w:t>
      </w:r>
      <w:r w:rsidR="00C83C04" w:rsidRPr="00B35115">
        <w:rPr>
          <w:rFonts w:ascii="游明朝" w:eastAsia="游明朝" w:hAnsi="游明朝" w:hint="eastAsia"/>
        </w:rPr>
        <w:t>失敗談ですが</w:t>
      </w:r>
      <w:r w:rsidR="00C83C04" w:rsidRPr="00B35115">
        <w:rPr>
          <w:rFonts w:ascii="游明朝" w:eastAsia="游明朝" w:hAnsi="游明朝"/>
        </w:rPr>
        <w:t xml:space="preserve">, </w:t>
      </w:r>
      <w:r w:rsidR="00C83C04" w:rsidRPr="00B35115">
        <w:rPr>
          <w:rFonts w:ascii="游明朝" w:eastAsia="游明朝" w:hAnsi="游明朝" w:hint="eastAsia"/>
        </w:rPr>
        <w:t>気管支肺胞洗浄で肺胞蛋白症を疑う米のとぎ汁様の肉眼所見を認めたのに</w:t>
      </w:r>
      <w:r w:rsidR="00C83C04" w:rsidRPr="00B35115">
        <w:rPr>
          <w:rFonts w:ascii="游明朝" w:eastAsia="游明朝" w:hAnsi="游明朝"/>
        </w:rPr>
        <w:t xml:space="preserve">, </w:t>
      </w:r>
      <w:r w:rsidR="00C83C04" w:rsidRPr="00B35115">
        <w:rPr>
          <w:rFonts w:ascii="游明朝" w:eastAsia="游明朝" w:hAnsi="游明朝" w:hint="eastAsia"/>
        </w:rPr>
        <w:t>画像所見が典型でないからと写真を撮ら</w:t>
      </w:r>
      <w:r w:rsidR="00F37EF8">
        <w:rPr>
          <w:rFonts w:ascii="游明朝" w:eastAsia="游明朝" w:hAnsi="游明朝" w:hint="eastAsia"/>
        </w:rPr>
        <w:t>なかったことがあります.</w:t>
      </w:r>
      <w:r w:rsidR="00C83C04" w:rsidRPr="00B35115">
        <w:rPr>
          <w:rFonts w:ascii="游明朝" w:eastAsia="游明朝" w:hAnsi="游明朝"/>
        </w:rPr>
        <w:t xml:space="preserve"> </w:t>
      </w:r>
      <w:r w:rsidR="00C83C04" w:rsidRPr="00B35115">
        <w:rPr>
          <w:rFonts w:ascii="游明朝" w:eastAsia="游明朝" w:hAnsi="游明朝" w:hint="eastAsia"/>
        </w:rPr>
        <w:t>結局</w:t>
      </w:r>
      <w:r w:rsidR="00F37EF8">
        <w:rPr>
          <w:rFonts w:ascii="游明朝" w:eastAsia="游明朝" w:hAnsi="游明朝" w:hint="eastAsia"/>
        </w:rPr>
        <w:t xml:space="preserve">, </w:t>
      </w:r>
      <w:r w:rsidR="00C83C04" w:rsidRPr="00B35115">
        <w:rPr>
          <w:rFonts w:ascii="游明朝" w:eastAsia="游明朝" w:hAnsi="游明朝" w:hint="eastAsia"/>
        </w:rPr>
        <w:t>論文化しましたが</w:t>
      </w:r>
      <w:r w:rsidR="00F37EF8" w:rsidRPr="00B35115">
        <w:rPr>
          <w:rFonts w:ascii="游明朝" w:eastAsia="游明朝" w:hAnsi="游明朝" w:hint="eastAsia"/>
        </w:rPr>
        <w:t>気管支肺胞洗浄</w:t>
      </w:r>
      <w:r w:rsidR="00F37EF8">
        <w:rPr>
          <w:rFonts w:ascii="游明朝" w:eastAsia="游明朝" w:hAnsi="游明朝" w:hint="eastAsia"/>
        </w:rPr>
        <w:t>液</w:t>
      </w:r>
      <w:r w:rsidR="00C83C04" w:rsidRPr="00B35115">
        <w:rPr>
          <w:rFonts w:ascii="游明朝" w:eastAsia="游明朝" w:hAnsi="游明朝" w:hint="eastAsia"/>
        </w:rPr>
        <w:t>の写真</w:t>
      </w:r>
      <w:r w:rsidR="00F37EF8">
        <w:rPr>
          <w:rFonts w:ascii="游明朝" w:eastAsia="游明朝" w:hAnsi="游明朝" w:hint="eastAsia"/>
        </w:rPr>
        <w:t>を撮っておけばと悔やみました</w:t>
      </w:r>
      <w:r w:rsidR="00C83C04" w:rsidRPr="00B35115">
        <w:rPr>
          <w:rFonts w:ascii="游明朝" w:eastAsia="游明朝" w:hAnsi="游明朝"/>
        </w:rPr>
        <w:t xml:space="preserve">. </w:t>
      </w:r>
      <w:r w:rsidR="00F80433">
        <w:rPr>
          <w:rFonts w:ascii="游明朝" w:eastAsia="游明朝" w:hAnsi="游明朝" w:hint="eastAsia"/>
        </w:rPr>
        <w:t>実際に論文化につながるのは</w:t>
      </w:r>
      <w:r w:rsidR="00F80433" w:rsidRPr="00B35115">
        <w:rPr>
          <w:rFonts w:ascii="游明朝" w:eastAsia="游明朝" w:hAnsi="游明朝" w:hint="eastAsia"/>
        </w:rPr>
        <w:t>体感で</w:t>
      </w:r>
      <w:r w:rsidR="00BD58EE">
        <w:rPr>
          <w:rFonts w:ascii="游明朝" w:eastAsia="游明朝" w:hAnsi="游明朝" w:hint="eastAsia"/>
        </w:rPr>
        <w:t>数</w:t>
      </w:r>
      <w:r w:rsidR="00F80433" w:rsidRPr="00B35115">
        <w:rPr>
          <w:rFonts w:ascii="游明朝" w:eastAsia="游明朝" w:hAnsi="游明朝"/>
        </w:rPr>
        <w:t>%</w:t>
      </w:r>
      <w:r w:rsidR="00F80433" w:rsidRPr="00B35115">
        <w:rPr>
          <w:rFonts w:ascii="游明朝" w:eastAsia="游明朝" w:hAnsi="游明朝" w:hint="eastAsia"/>
        </w:rPr>
        <w:t>くらいです</w:t>
      </w:r>
      <w:r w:rsidR="00F80433">
        <w:rPr>
          <w:rFonts w:ascii="游明朝" w:eastAsia="游明朝" w:hAnsi="游明朝" w:hint="eastAsia"/>
        </w:rPr>
        <w:t xml:space="preserve">が, 後になって後悔しても遅いのです. </w:t>
      </w:r>
      <w:r w:rsidR="00C83C04" w:rsidRPr="00B35115">
        <w:rPr>
          <w:rFonts w:ascii="游明朝" w:eastAsia="游明朝" w:hAnsi="游明朝" w:hint="eastAsia"/>
        </w:rPr>
        <w:t>患者さんの許可があって</w:t>
      </w:r>
      <w:r w:rsidR="00C83C04" w:rsidRPr="00B35115">
        <w:rPr>
          <w:rFonts w:ascii="游明朝" w:eastAsia="游明朝" w:hAnsi="游明朝"/>
        </w:rPr>
        <w:t xml:space="preserve">, </w:t>
      </w:r>
      <w:r w:rsidR="00C83C04" w:rsidRPr="00B35115">
        <w:rPr>
          <w:rFonts w:ascii="游明朝" w:eastAsia="游明朝" w:hAnsi="游明朝" w:hint="eastAsia"/>
        </w:rPr>
        <w:t>個人情報の面で問題ない場合はとりあえず</w:t>
      </w:r>
      <w:r w:rsidR="00DD3FF7" w:rsidRPr="00B35115">
        <w:rPr>
          <w:rFonts w:ascii="游明朝" w:eastAsia="游明朝" w:hAnsi="游明朝" w:hint="eastAsia"/>
        </w:rPr>
        <w:t>写真を</w:t>
      </w:r>
      <w:r w:rsidR="00C83C04" w:rsidRPr="00B35115">
        <w:rPr>
          <w:rFonts w:ascii="游明朝" w:eastAsia="游明朝" w:hAnsi="游明朝" w:hint="eastAsia"/>
        </w:rPr>
        <w:t>撮って</w:t>
      </w:r>
      <w:r w:rsidR="00DD3FF7" w:rsidRPr="00B35115">
        <w:rPr>
          <w:rFonts w:ascii="游明朝" w:eastAsia="游明朝" w:hAnsi="游明朝" w:hint="eastAsia"/>
        </w:rPr>
        <w:t>おく</w:t>
      </w:r>
      <w:r w:rsidR="00C83C04" w:rsidRPr="00B35115">
        <w:rPr>
          <w:rFonts w:ascii="游明朝" w:eastAsia="游明朝" w:hAnsi="游明朝" w:hint="eastAsia"/>
        </w:rPr>
        <w:t>ことをお勧めします</w:t>
      </w:r>
      <w:r w:rsidR="00C83C04" w:rsidRPr="00B35115">
        <w:rPr>
          <w:rFonts w:ascii="游明朝" w:eastAsia="游明朝" w:hAnsi="游明朝"/>
        </w:rPr>
        <w:t>.</w:t>
      </w:r>
    </w:p>
    <w:p w14:paraId="1D7E87A1" w14:textId="77777777" w:rsidR="00DD3FF7" w:rsidRPr="00B35115" w:rsidRDefault="00DD3FF7">
      <w:pPr>
        <w:rPr>
          <w:rFonts w:ascii="游明朝" w:eastAsia="游明朝" w:hAnsi="游明朝"/>
        </w:rPr>
      </w:pPr>
    </w:p>
    <w:p w14:paraId="393B032A" w14:textId="32BB7042" w:rsidR="00DD3FF7" w:rsidRPr="00B35115" w:rsidRDefault="00077735">
      <w:pPr>
        <w:rPr>
          <w:rFonts w:ascii="游明朝" w:eastAsia="游明朝" w:hAnsi="游明朝"/>
          <w:b/>
        </w:rPr>
      </w:pPr>
      <w:r w:rsidRPr="00B35115">
        <w:rPr>
          <w:rFonts w:ascii="游明朝" w:eastAsia="游明朝" w:hAnsi="游明朝" w:hint="eastAsia"/>
          <w:b/>
        </w:rPr>
        <w:t>症例報告には同意書が必要</w:t>
      </w:r>
    </w:p>
    <w:p w14:paraId="5BCE72E9" w14:textId="06F36266" w:rsidR="00077735" w:rsidRPr="00B35115" w:rsidRDefault="00646454">
      <w:pPr>
        <w:rPr>
          <w:rFonts w:ascii="游明朝" w:eastAsia="游明朝" w:hAnsi="游明朝"/>
        </w:rPr>
      </w:pPr>
      <w:r w:rsidRPr="00B35115">
        <w:rPr>
          <w:rFonts w:ascii="游明朝" w:eastAsia="游明朝" w:hAnsi="游明朝" w:hint="eastAsia"/>
        </w:rPr>
        <w:t xml:space="preserve">　</w:t>
      </w:r>
      <w:r w:rsidR="007A5118" w:rsidRPr="00B35115">
        <w:rPr>
          <w:rFonts w:ascii="游明朝" w:eastAsia="游明朝" w:hAnsi="游明朝" w:hint="eastAsia"/>
        </w:rPr>
        <w:t>当然のことですが</w:t>
      </w:r>
      <w:r w:rsidR="007A5118" w:rsidRPr="00B35115">
        <w:rPr>
          <w:rFonts w:ascii="游明朝" w:eastAsia="游明朝" w:hAnsi="游明朝"/>
        </w:rPr>
        <w:t xml:space="preserve">, </w:t>
      </w:r>
      <w:r w:rsidR="008B6D37" w:rsidRPr="00B35115">
        <w:rPr>
          <w:rFonts w:ascii="游明朝" w:eastAsia="游明朝" w:hAnsi="游明朝" w:hint="eastAsia"/>
        </w:rPr>
        <w:t>症例報告を行う場合</w:t>
      </w:r>
      <w:r w:rsidR="008B6D37" w:rsidRPr="00B35115">
        <w:rPr>
          <w:rFonts w:ascii="游明朝" w:eastAsia="游明朝" w:hAnsi="游明朝"/>
        </w:rPr>
        <w:t xml:space="preserve">, </w:t>
      </w:r>
      <w:r w:rsidR="008B6D37" w:rsidRPr="00B35115">
        <w:rPr>
          <w:rFonts w:ascii="游明朝" w:eastAsia="游明朝" w:hAnsi="游明朝" w:hint="eastAsia"/>
        </w:rPr>
        <w:t>患者さん</w:t>
      </w:r>
      <w:r w:rsidR="00BD58EE">
        <w:rPr>
          <w:rFonts w:ascii="游明朝" w:eastAsia="游明朝" w:hAnsi="游明朝" w:hint="eastAsia"/>
        </w:rPr>
        <w:t>の</w:t>
      </w:r>
      <w:r w:rsidR="008B6D37" w:rsidRPr="00B35115">
        <w:rPr>
          <w:rFonts w:ascii="游明朝" w:eastAsia="游明朝" w:hAnsi="游明朝" w:hint="eastAsia"/>
        </w:rPr>
        <w:t>同意が必要になります</w:t>
      </w:r>
      <w:r w:rsidR="008B6D37" w:rsidRPr="00B35115">
        <w:rPr>
          <w:rFonts w:ascii="游明朝" w:eastAsia="游明朝" w:hAnsi="游明朝"/>
        </w:rPr>
        <w:t>.</w:t>
      </w:r>
      <w:r w:rsidR="00BD58EE">
        <w:rPr>
          <w:rFonts w:ascii="游明朝" w:eastAsia="游明朝" w:hAnsi="游明朝" w:hint="eastAsia"/>
        </w:rPr>
        <w:t xml:space="preserve"> </w:t>
      </w:r>
      <w:r w:rsidR="008B6D37" w:rsidRPr="00B35115">
        <w:rPr>
          <w:rFonts w:ascii="游明朝" w:eastAsia="游明朝" w:hAnsi="游明朝" w:hint="eastAsia"/>
        </w:rPr>
        <w:t>全ての治療が終了して通院を終えた患者さんに同意書をお願いするのは大変です</w:t>
      </w:r>
      <w:r w:rsidR="008B6D37" w:rsidRPr="00B35115">
        <w:rPr>
          <w:rFonts w:ascii="游明朝" w:eastAsia="游明朝" w:hAnsi="游明朝"/>
        </w:rPr>
        <w:t xml:space="preserve">. </w:t>
      </w:r>
      <w:r w:rsidR="007A5118" w:rsidRPr="00B35115">
        <w:rPr>
          <w:rFonts w:ascii="游明朝" w:eastAsia="游明朝" w:hAnsi="游明朝" w:hint="eastAsia"/>
        </w:rPr>
        <w:t>学会発表に対しても同意書の取得が</w:t>
      </w:r>
      <w:r w:rsidR="00412516" w:rsidRPr="00B35115">
        <w:rPr>
          <w:rFonts w:ascii="游明朝" w:eastAsia="游明朝" w:hAnsi="游明朝" w:hint="eastAsia"/>
        </w:rPr>
        <w:t>望ましい</w:t>
      </w:r>
      <w:r w:rsidR="00BD58EE">
        <w:rPr>
          <w:rFonts w:ascii="游明朝" w:eastAsia="游明朝" w:hAnsi="游明朝" w:hint="eastAsia"/>
        </w:rPr>
        <w:t>という</w:t>
      </w:r>
      <w:r w:rsidR="00412516" w:rsidRPr="00B35115">
        <w:rPr>
          <w:rFonts w:ascii="游明朝" w:eastAsia="游明朝" w:hAnsi="游明朝" w:hint="eastAsia"/>
        </w:rPr>
        <w:t>こともあり</w:t>
      </w:r>
      <w:r w:rsidR="00412516" w:rsidRPr="00B35115">
        <w:rPr>
          <w:rFonts w:ascii="游明朝" w:eastAsia="游明朝" w:hAnsi="游明朝"/>
        </w:rPr>
        <w:t>,</w:t>
      </w:r>
      <w:del w:id="62" w:author="Microsoft アカウント" w:date="2025-05-20T15:50:00Z">
        <w:r w:rsidR="00412516" w:rsidRPr="00B35115" w:rsidDel="00786BEB">
          <w:rPr>
            <w:rFonts w:ascii="游明朝" w:eastAsia="游明朝" w:hAnsi="游明朝"/>
          </w:rPr>
          <w:delText xml:space="preserve"> </w:delText>
        </w:r>
      </w:del>
      <w:ins w:id="63" w:author="Microsoft アカウント" w:date="2025-05-20T15:50:00Z">
        <w:r w:rsidR="00786BEB">
          <w:rPr>
            <w:rFonts w:ascii="游明朝" w:eastAsia="游明朝" w:hAnsi="游明朝"/>
          </w:rPr>
          <w:t xml:space="preserve"> </w:t>
        </w:r>
      </w:ins>
      <w:del w:id="64" w:author="Microsoft アカウント" w:date="2025-05-20T15:50:00Z">
        <w:r w:rsidR="00412516" w:rsidRPr="00B35115" w:rsidDel="00786BEB">
          <w:rPr>
            <w:rFonts w:ascii="游明朝" w:eastAsia="游明朝" w:hAnsi="游明朝" w:hint="eastAsia"/>
          </w:rPr>
          <w:delText>筆者は</w:delText>
        </w:r>
      </w:del>
      <w:r w:rsidR="00412516" w:rsidRPr="00B35115">
        <w:rPr>
          <w:rFonts w:ascii="游明朝" w:eastAsia="游明朝" w:hAnsi="游明朝" w:hint="eastAsia"/>
        </w:rPr>
        <w:t>少しでも可能性がある患者さんには同意書の記載をお願いし</w:t>
      </w:r>
      <w:del w:id="65" w:author="Microsoft アカウント" w:date="2025-05-20T15:51:00Z">
        <w:r w:rsidR="00412516" w:rsidRPr="00B35115" w:rsidDel="00786BEB">
          <w:rPr>
            <w:rFonts w:ascii="游明朝" w:eastAsia="游明朝" w:hAnsi="游明朝" w:hint="eastAsia"/>
          </w:rPr>
          <w:delText>ています</w:delText>
        </w:r>
      </w:del>
      <w:ins w:id="66" w:author="Microsoft アカウント" w:date="2025-05-20T15:51:00Z">
        <w:r w:rsidR="00786BEB">
          <w:rPr>
            <w:rFonts w:ascii="游明朝" w:eastAsia="游明朝" w:hAnsi="游明朝" w:hint="eastAsia"/>
          </w:rPr>
          <w:t>ましょう</w:t>
        </w:r>
      </w:ins>
      <w:r w:rsidR="007A5118" w:rsidRPr="00B35115">
        <w:rPr>
          <w:rFonts w:ascii="游明朝" w:eastAsia="游明朝" w:hAnsi="游明朝"/>
        </w:rPr>
        <w:t xml:space="preserve">. </w:t>
      </w:r>
      <w:r w:rsidR="00665FE0" w:rsidRPr="00B35115">
        <w:rPr>
          <w:rFonts w:ascii="游明朝" w:eastAsia="游明朝" w:hAnsi="游明朝" w:hint="eastAsia"/>
        </w:rPr>
        <w:t>また雑誌によっては専用の同意書が必要になるケースもありますので（</w:t>
      </w:r>
      <w:r w:rsidR="00665FE0" w:rsidRPr="00B35115">
        <w:rPr>
          <w:rFonts w:ascii="游明朝" w:eastAsia="游明朝" w:hAnsi="游明朝"/>
        </w:rPr>
        <w:t>NEJM, CHEST</w:t>
      </w:r>
      <w:r w:rsidR="00665FE0" w:rsidRPr="00B35115">
        <w:rPr>
          <w:rFonts w:ascii="游明朝" w:eastAsia="游明朝" w:hAnsi="游明朝" w:hint="eastAsia"/>
        </w:rPr>
        <w:t>など）</w:t>
      </w:r>
      <w:r w:rsidR="00665FE0" w:rsidRPr="00B35115">
        <w:rPr>
          <w:rFonts w:ascii="游明朝" w:eastAsia="游明朝" w:hAnsi="游明朝"/>
        </w:rPr>
        <w:t xml:space="preserve">, </w:t>
      </w:r>
      <w:r w:rsidR="00665FE0" w:rsidRPr="00B35115">
        <w:rPr>
          <w:rFonts w:ascii="游明朝" w:eastAsia="游明朝" w:hAnsi="游明朝" w:hint="eastAsia"/>
        </w:rPr>
        <w:t>投稿する雑誌の</w:t>
      </w:r>
      <w:del w:id="67" w:author="Microsoft アカウント" w:date="2025-05-20T15:51:00Z">
        <w:r w:rsidR="00665FE0" w:rsidRPr="00B35115" w:rsidDel="00786BEB">
          <w:rPr>
            <w:rFonts w:ascii="游明朝" w:eastAsia="游明朝" w:hAnsi="游明朝" w:hint="eastAsia"/>
          </w:rPr>
          <w:delText>インフォメーション</w:delText>
        </w:r>
      </w:del>
      <w:ins w:id="68" w:author="Microsoft アカウント" w:date="2025-05-20T15:51:00Z">
        <w:r w:rsidR="00786BEB">
          <w:rPr>
            <w:rFonts w:ascii="游明朝" w:eastAsia="游明朝" w:hAnsi="游明朝" w:hint="eastAsia"/>
          </w:rPr>
          <w:t>規定</w:t>
        </w:r>
      </w:ins>
      <w:r w:rsidR="00665FE0" w:rsidRPr="00B35115">
        <w:rPr>
          <w:rFonts w:ascii="游明朝" w:eastAsia="游明朝" w:hAnsi="游明朝" w:hint="eastAsia"/>
        </w:rPr>
        <w:t>を確認してください</w:t>
      </w:r>
      <w:r w:rsidR="00665FE0" w:rsidRPr="00B35115">
        <w:rPr>
          <w:rFonts w:ascii="游明朝" w:eastAsia="游明朝" w:hAnsi="游明朝"/>
        </w:rPr>
        <w:t>.</w:t>
      </w:r>
    </w:p>
    <w:p w14:paraId="61241345" w14:textId="77777777" w:rsidR="005D70C3" w:rsidRPr="00B35115" w:rsidRDefault="005D70C3">
      <w:pPr>
        <w:rPr>
          <w:rFonts w:ascii="游明朝" w:eastAsia="游明朝" w:hAnsi="游明朝"/>
        </w:rPr>
      </w:pPr>
    </w:p>
    <w:p w14:paraId="58F7B265" w14:textId="77777777" w:rsidR="007314F3" w:rsidRPr="007D6BEC" w:rsidRDefault="007314F3" w:rsidP="007314F3">
      <w:pPr>
        <w:rPr>
          <w:rFonts w:ascii="游明朝" w:eastAsia="游明朝" w:hAnsi="游明朝"/>
          <w:b/>
        </w:rPr>
      </w:pPr>
      <w:r w:rsidRPr="007D6BEC">
        <w:rPr>
          <w:rFonts w:ascii="游明朝" w:eastAsia="游明朝" w:hAnsi="游明朝"/>
          <w:b/>
        </w:rPr>
        <w:t>Summary</w:t>
      </w:r>
    </w:p>
    <w:p w14:paraId="4214AF5D" w14:textId="7AC0EBDF" w:rsidR="007314F3" w:rsidRPr="00B35115" w:rsidRDefault="007314F3" w:rsidP="007314F3">
      <w:pPr>
        <w:rPr>
          <w:rFonts w:ascii="游明朝" w:eastAsia="游明朝" w:hAnsi="游明朝"/>
        </w:rPr>
      </w:pPr>
      <w:r w:rsidRPr="00B35115">
        <w:rPr>
          <w:rFonts w:ascii="游明朝" w:eastAsia="游明朝" w:hAnsi="游明朝" w:hint="eastAsia"/>
        </w:rPr>
        <w:t>・</w:t>
      </w:r>
      <w:r w:rsidR="00665FE0" w:rsidRPr="00B35115">
        <w:rPr>
          <w:rFonts w:ascii="游明朝" w:eastAsia="游明朝" w:hAnsi="游明朝" w:hint="eastAsia"/>
        </w:rPr>
        <w:t>珍しいだけでは論文化</w:t>
      </w:r>
      <w:del w:id="69" w:author="Microsoft アカウント" w:date="2025-05-20T15:51:00Z">
        <w:r w:rsidR="00665FE0" w:rsidRPr="00B35115" w:rsidDel="00BB3ECE">
          <w:rPr>
            <w:rFonts w:ascii="游明朝" w:eastAsia="游明朝" w:hAnsi="游明朝" w:hint="eastAsia"/>
          </w:rPr>
          <w:delText>は</w:delText>
        </w:r>
      </w:del>
      <w:r w:rsidR="00665FE0" w:rsidRPr="00B35115">
        <w:rPr>
          <w:rFonts w:ascii="游明朝" w:eastAsia="游明朝" w:hAnsi="游明朝" w:hint="eastAsia"/>
        </w:rPr>
        <w:t>できず</w:t>
      </w:r>
      <w:r w:rsidR="00665FE0" w:rsidRPr="00B35115">
        <w:rPr>
          <w:rFonts w:ascii="游明朝" w:eastAsia="游明朝" w:hAnsi="游明朝"/>
        </w:rPr>
        <w:t xml:space="preserve">, </w:t>
      </w:r>
      <w:r w:rsidR="00F37EF8">
        <w:rPr>
          <w:rFonts w:ascii="游明朝" w:eastAsia="游明朝" w:hAnsi="游明朝" w:hint="eastAsia"/>
        </w:rPr>
        <w:t>新たな</w:t>
      </w:r>
      <w:r w:rsidR="00665FE0" w:rsidRPr="00B35115">
        <w:rPr>
          <w:rFonts w:ascii="游明朝" w:eastAsia="游明朝" w:hAnsi="游明朝" w:hint="eastAsia"/>
        </w:rPr>
        <w:t>知見を追加する</w:t>
      </w:r>
      <w:del w:id="70" w:author="Microsoft アカウント" w:date="2025-05-20T15:51:00Z">
        <w:r w:rsidR="00665FE0" w:rsidRPr="00B35115" w:rsidDel="00BB3ECE">
          <w:rPr>
            <w:rFonts w:ascii="游明朝" w:eastAsia="游明朝" w:hAnsi="游明朝" w:hint="eastAsia"/>
          </w:rPr>
          <w:delText>ことが</w:delText>
        </w:r>
      </w:del>
      <w:r w:rsidR="00665FE0" w:rsidRPr="00B35115">
        <w:rPr>
          <w:rFonts w:ascii="游明朝" w:eastAsia="游明朝" w:hAnsi="游明朝" w:hint="eastAsia"/>
        </w:rPr>
        <w:t>必要</w:t>
      </w:r>
      <w:ins w:id="71" w:author="Microsoft アカウント" w:date="2025-05-20T15:51:00Z">
        <w:r w:rsidR="00BB3ECE">
          <w:rPr>
            <w:rFonts w:ascii="游明朝" w:eastAsia="游明朝" w:hAnsi="游明朝"/>
          </w:rPr>
          <w:t>があ</w:t>
        </w:r>
      </w:ins>
      <w:del w:id="72" w:author="Microsoft アカウント" w:date="2025-05-20T15:51:00Z">
        <w:r w:rsidR="00665FE0" w:rsidRPr="00B35115" w:rsidDel="00BB3ECE">
          <w:rPr>
            <w:rFonts w:ascii="游明朝" w:eastAsia="游明朝" w:hAnsi="游明朝" w:hint="eastAsia"/>
          </w:rPr>
          <w:delText>にな</w:delText>
        </w:r>
      </w:del>
      <w:r w:rsidR="00665FE0" w:rsidRPr="00B35115">
        <w:rPr>
          <w:rFonts w:ascii="游明朝" w:eastAsia="游明朝" w:hAnsi="游明朝" w:hint="eastAsia"/>
        </w:rPr>
        <w:t>る</w:t>
      </w:r>
      <w:r w:rsidR="00665FE0" w:rsidRPr="00B35115">
        <w:rPr>
          <w:rFonts w:ascii="游明朝" w:eastAsia="游明朝" w:hAnsi="游明朝"/>
        </w:rPr>
        <w:t>.</w:t>
      </w:r>
    </w:p>
    <w:p w14:paraId="2E986937" w14:textId="747E4F60" w:rsidR="007314F3" w:rsidRPr="00B35115" w:rsidRDefault="007314F3" w:rsidP="007314F3">
      <w:pPr>
        <w:rPr>
          <w:rFonts w:ascii="游明朝" w:eastAsia="游明朝" w:hAnsi="游明朝"/>
        </w:rPr>
      </w:pPr>
      <w:r w:rsidRPr="00B35115">
        <w:rPr>
          <w:rFonts w:ascii="游明朝" w:eastAsia="游明朝" w:hAnsi="游明朝" w:hint="eastAsia"/>
        </w:rPr>
        <w:t>・</w:t>
      </w:r>
      <w:r w:rsidR="00665FE0" w:rsidRPr="00B35115">
        <w:rPr>
          <w:rFonts w:ascii="游明朝" w:eastAsia="游明朝" w:hAnsi="游明朝" w:hint="eastAsia"/>
        </w:rPr>
        <w:t>論文化できる症例は①切り口を変える</w:t>
      </w:r>
      <w:r w:rsidR="00665FE0" w:rsidRPr="00B35115">
        <w:rPr>
          <w:rFonts w:ascii="游明朝" w:eastAsia="游明朝" w:hAnsi="游明朝"/>
        </w:rPr>
        <w:t xml:space="preserve">, </w:t>
      </w:r>
      <w:r w:rsidR="00665FE0" w:rsidRPr="00B35115">
        <w:rPr>
          <w:rFonts w:ascii="游明朝" w:eastAsia="游明朝" w:hAnsi="游明朝" w:hint="eastAsia"/>
        </w:rPr>
        <w:t>②過去の症例や報告を収集</w:t>
      </w:r>
      <w:r w:rsidR="00665FE0" w:rsidRPr="00B35115">
        <w:rPr>
          <w:rFonts w:ascii="游明朝" w:eastAsia="游明朝" w:hAnsi="游明朝"/>
        </w:rPr>
        <w:t xml:space="preserve">, </w:t>
      </w:r>
      <w:r w:rsidR="00665FE0" w:rsidRPr="00B35115">
        <w:rPr>
          <w:rFonts w:ascii="游明朝" w:eastAsia="游明朝" w:hAnsi="游明朝" w:hint="eastAsia"/>
        </w:rPr>
        <w:t>③症例自体に新たな知見がある</w:t>
      </w:r>
      <w:r w:rsidR="00196B79" w:rsidRPr="00B35115">
        <w:rPr>
          <w:rFonts w:ascii="游明朝" w:eastAsia="游明朝" w:hAnsi="游明朝" w:hint="eastAsia"/>
        </w:rPr>
        <w:t>という</w:t>
      </w:r>
      <w:r w:rsidR="00665FE0" w:rsidRPr="00B35115">
        <w:rPr>
          <w:rFonts w:ascii="游明朝" w:eastAsia="游明朝" w:hAnsi="游明朝"/>
        </w:rPr>
        <w:t>3</w:t>
      </w:r>
      <w:r w:rsidR="00665FE0" w:rsidRPr="00B35115">
        <w:rPr>
          <w:rFonts w:ascii="游明朝" w:eastAsia="游明朝" w:hAnsi="游明朝" w:hint="eastAsia"/>
        </w:rPr>
        <w:t>パターン</w:t>
      </w:r>
      <w:r w:rsidR="00665FE0" w:rsidRPr="00B35115">
        <w:rPr>
          <w:rFonts w:ascii="游明朝" w:eastAsia="游明朝" w:hAnsi="游明朝"/>
        </w:rPr>
        <w:t>.</w:t>
      </w:r>
    </w:p>
    <w:p w14:paraId="28092212" w14:textId="25398865" w:rsidR="007314F3" w:rsidRPr="00B35115" w:rsidRDefault="007314F3" w:rsidP="007314F3">
      <w:pPr>
        <w:rPr>
          <w:rFonts w:ascii="游明朝" w:eastAsia="游明朝" w:hAnsi="游明朝"/>
        </w:rPr>
      </w:pPr>
      <w:r w:rsidRPr="00B35115">
        <w:rPr>
          <w:rFonts w:ascii="游明朝" w:eastAsia="游明朝" w:hAnsi="游明朝" w:hint="eastAsia"/>
        </w:rPr>
        <w:t>・</w:t>
      </w:r>
      <w:r w:rsidR="003F134B" w:rsidRPr="00B35115">
        <w:rPr>
          <w:rFonts w:ascii="游明朝" w:eastAsia="游明朝" w:hAnsi="游明朝" w:hint="eastAsia"/>
        </w:rPr>
        <w:t>写真と同意書はとりあえず取得しておく</w:t>
      </w:r>
      <w:r w:rsidR="003F134B" w:rsidRPr="00B35115">
        <w:rPr>
          <w:rFonts w:ascii="游明朝" w:eastAsia="游明朝" w:hAnsi="游明朝"/>
        </w:rPr>
        <w:t>.</w:t>
      </w:r>
    </w:p>
    <w:p w14:paraId="7C7CBE41" w14:textId="77777777" w:rsidR="005D70C3" w:rsidRPr="00B35115" w:rsidRDefault="005D70C3">
      <w:pPr>
        <w:rPr>
          <w:rFonts w:ascii="游明朝" w:eastAsia="游明朝" w:hAnsi="游明朝"/>
        </w:rPr>
      </w:pPr>
    </w:p>
    <w:p w14:paraId="016CE422" w14:textId="77777777" w:rsidR="007314F3" w:rsidRPr="00B35115" w:rsidRDefault="007314F3">
      <w:pPr>
        <w:rPr>
          <w:rFonts w:ascii="游明朝" w:eastAsia="游明朝" w:hAnsi="游明朝"/>
        </w:rPr>
      </w:pPr>
    </w:p>
    <w:p w14:paraId="5EA4719C" w14:textId="77777777" w:rsidR="007A738A" w:rsidRPr="007A738A" w:rsidRDefault="005D70C3" w:rsidP="007A738A">
      <w:pPr>
        <w:pStyle w:val="EndNoteBibliography"/>
      </w:pPr>
      <w:r w:rsidRPr="00B35115">
        <w:rPr>
          <w:rFonts w:ascii="游明朝" w:eastAsia="游明朝" w:hAnsi="游明朝"/>
        </w:rPr>
        <w:fldChar w:fldCharType="begin"/>
      </w:r>
      <w:r w:rsidRPr="00B35115">
        <w:rPr>
          <w:rFonts w:ascii="游明朝" w:eastAsia="游明朝" w:hAnsi="游明朝"/>
        </w:rPr>
        <w:instrText xml:space="preserve"> ADDIN EN.REFLIST </w:instrText>
      </w:r>
      <w:r w:rsidRPr="00B35115">
        <w:rPr>
          <w:rFonts w:ascii="游明朝" w:eastAsia="游明朝" w:hAnsi="游明朝"/>
        </w:rPr>
        <w:fldChar w:fldCharType="separate"/>
      </w:r>
      <w:r w:rsidR="007A738A" w:rsidRPr="007A738A">
        <w:t>1.</w:t>
      </w:r>
      <w:r w:rsidR="007A738A" w:rsidRPr="007A738A">
        <w:tab/>
      </w:r>
      <w:r w:rsidR="007A738A" w:rsidRPr="007A738A">
        <w:t>佐藤佳澄</w:t>
      </w:r>
      <w:r w:rsidR="007A738A" w:rsidRPr="007A738A">
        <w:t xml:space="preserve">. </w:t>
      </w:r>
      <w:r w:rsidR="007A738A" w:rsidRPr="007A738A">
        <w:t>正攻法ではないけれど必ず書き上げられる　はじめてのケースレポート論文</w:t>
      </w:r>
      <w:r w:rsidR="007A738A" w:rsidRPr="007A738A">
        <w:t xml:space="preserve">: </w:t>
      </w:r>
      <w:r w:rsidR="007A738A" w:rsidRPr="007A738A">
        <w:t>中外医学社</w:t>
      </w:r>
      <w:r w:rsidR="007A738A" w:rsidRPr="007A738A">
        <w:t>; 2023.</w:t>
      </w:r>
    </w:p>
    <w:p w14:paraId="723423EA" w14:textId="77777777" w:rsidR="007A738A" w:rsidRPr="007A738A" w:rsidRDefault="007A738A" w:rsidP="007A738A">
      <w:pPr>
        <w:pStyle w:val="EndNoteBibliography"/>
      </w:pPr>
      <w:r w:rsidRPr="007A738A">
        <w:t>2.</w:t>
      </w:r>
      <w:r w:rsidRPr="007A738A">
        <w:tab/>
        <w:t>Shimoda M, Morimoto K, Hosoya M, Osugi A, Mitarai S, Tanaka Y, et al. Causative antigens of humidifier lung in vapor from a humidifier: A case report. Respir Med Case Rep. 2023;43:101851. Epub 2023/05/01. doi: 10.1016/j.rmcr.2023.101851. PubMed PMID: 37124058; PubMed Central PMCID: PMCPMC10139932.</w:t>
      </w:r>
    </w:p>
    <w:p w14:paraId="07CA2328" w14:textId="77777777" w:rsidR="007A738A" w:rsidRPr="007A738A" w:rsidRDefault="007A738A" w:rsidP="007A738A">
      <w:pPr>
        <w:pStyle w:val="EndNoteBibliography"/>
      </w:pPr>
      <w:r w:rsidRPr="007A738A">
        <w:t>3.</w:t>
      </w:r>
      <w:r w:rsidRPr="007A738A">
        <w:tab/>
        <w:t xml:space="preserve">Shimoda M, Tanaka Y, Morimoto K, Okumura M, Shimoda K, Takemura T, et al. IgG4-related pleural effusion with high adenosine deaminase levels: A case report and literature review. Medicine (Baltimore). 2021;100(11):e25162. Epub 2021/03/18. doi: 10.1097/MD.0000000000025162. PubMed PMID: 33726002; PubMed Central PMCID: </w:t>
      </w:r>
      <w:r w:rsidRPr="007A738A">
        <w:lastRenderedPageBreak/>
        <w:t>PMCPMC7982235.</w:t>
      </w:r>
    </w:p>
    <w:p w14:paraId="52DE51DB" w14:textId="77777777" w:rsidR="007A738A" w:rsidRPr="007A738A" w:rsidRDefault="007A738A" w:rsidP="007A738A">
      <w:pPr>
        <w:pStyle w:val="EndNoteBibliography"/>
      </w:pPr>
      <w:r w:rsidRPr="007A738A">
        <w:t>4.</w:t>
      </w:r>
      <w:r w:rsidRPr="007A738A">
        <w:tab/>
        <w:t>Shimoda M, Tanaka Y, Taniguchi A, Morimoto K, Yoshimori K, Ohta K. Anti-Mi-2 antibody-positive lung cancer-associated polymyositis. International cancer conference journal. 2023;12(3):173-6. Epub 2023/05/30. doi: 10.1007/s13691-023-00601-1. PubMed PMID: 37251005; PubMed Central PMCID: PMCPMC10212843.</w:t>
      </w:r>
    </w:p>
    <w:p w14:paraId="0F4B79D1" w14:textId="77777777" w:rsidR="007A738A" w:rsidRPr="007A738A" w:rsidRDefault="007A738A" w:rsidP="007A738A">
      <w:pPr>
        <w:pStyle w:val="EndNoteBibliography"/>
      </w:pPr>
      <w:r w:rsidRPr="007A738A">
        <w:t>5.</w:t>
      </w:r>
      <w:r w:rsidRPr="007A738A">
        <w:tab/>
        <w:t>Shimoda M, Ishii H, Tanaka Y, Morimoto K, Takemura T, Oka T, et al. Autoimmune Pulmonary Alveolar Proteinosis with Suspected Exacerbation after Osimertinib Administration for Lung Cancer. Intern Med. 2023;62(8):1203-6. Epub 2022/09/08. doi: 10.2169/internalmedicine.0256-22. PubMed PMID: 36070942; PubMed Central PMCID: PMCPMC10183281.</w:t>
      </w:r>
    </w:p>
    <w:p w14:paraId="4BAA750C" w14:textId="77777777" w:rsidR="007A738A" w:rsidRPr="007A738A" w:rsidRDefault="007A738A" w:rsidP="007A738A">
      <w:pPr>
        <w:pStyle w:val="EndNoteBibliography"/>
      </w:pPr>
      <w:r w:rsidRPr="007A738A">
        <w:t>6.</w:t>
      </w:r>
      <w:r w:rsidRPr="007A738A">
        <w:tab/>
        <w:t>Shimoda M, Tanaka Y, Morimoto K, Shimoda K, Takemura T, Oka T, et al. Sjogren's Syndrome with Pleural Effusion: Difficult to Distinguish from Tuberculous Pleurisy Because of a High Adenosine Deaminase Level. Intern Med. 2022;61(4):517-21. Epub 2021/08/17. doi: 10.2169/internalmedicine.7818-21. PubMed PMID: 34393170; PubMed Central PMCID: PMCPMC8907775.</w:t>
      </w:r>
    </w:p>
    <w:p w14:paraId="1C83615A" w14:textId="77777777" w:rsidR="007A738A" w:rsidRPr="007A738A" w:rsidRDefault="007A738A" w:rsidP="007A738A">
      <w:pPr>
        <w:pStyle w:val="EndNoteBibliography"/>
      </w:pPr>
      <w:r w:rsidRPr="007A738A">
        <w:t>7.</w:t>
      </w:r>
      <w:r w:rsidRPr="007A738A">
        <w:tab/>
        <w:t>Shimoda M, Tanaka Y, Ohe T, Ishiguro T, Suzuki A, Kurahara Y, et al. Validation of a diagnostic flowchart for tuberculous pleurisy in pleural fluid with high levels of adenosine deaminase. Respir Investig. 2024;62(6):963-9. Epub 2024/08/27. doi: 10.1016/j.resinv.2024.08.010. PubMed PMID: 39186880.</w:t>
      </w:r>
    </w:p>
    <w:p w14:paraId="0C3017B6" w14:textId="77777777" w:rsidR="007A738A" w:rsidRPr="007A738A" w:rsidRDefault="007A738A" w:rsidP="007A738A">
      <w:pPr>
        <w:pStyle w:val="EndNoteBibliography"/>
      </w:pPr>
      <w:r w:rsidRPr="007A738A">
        <w:t>8.</w:t>
      </w:r>
      <w:r w:rsidRPr="007A738A">
        <w:tab/>
        <w:t>Shimoda M, Hirata A, Tanaka Y, Morimoto K, Yoshiyama T, Yoshimori K, et al. Characteristics of pleural effusion with a high adenosine deaminase level: a case-control study. BMC Pulm Med. 2022;22(1):359. Epub 2022/09/22. doi: 10.1186/s12890-022-02150-4. PubMed PMID: 36131272; PubMed Central PMCID: PMCPMC9494830.</w:t>
      </w:r>
    </w:p>
    <w:p w14:paraId="1A1B33CE" w14:textId="6C9E33A4" w:rsidR="00077735" w:rsidRPr="00B35115" w:rsidRDefault="005D70C3">
      <w:pPr>
        <w:rPr>
          <w:rFonts w:ascii="游明朝" w:eastAsia="游明朝" w:hAnsi="游明朝"/>
        </w:rPr>
      </w:pPr>
      <w:r w:rsidRPr="00B35115">
        <w:rPr>
          <w:rFonts w:ascii="游明朝" w:eastAsia="游明朝" w:hAnsi="游明朝"/>
        </w:rPr>
        <w:fldChar w:fldCharType="end"/>
      </w:r>
    </w:p>
    <w:sectPr w:rsidR="00077735" w:rsidRPr="00B3511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Microsoft アカウント" w:date="2025-03-27T14:57:00Z" w:initials="Mア">
    <w:p w14:paraId="19D946DD" w14:textId="77777777" w:rsidR="00E747E1" w:rsidRDefault="00E747E1" w:rsidP="00E747E1">
      <w:pPr>
        <w:pStyle w:val="af"/>
      </w:pPr>
      <w:r>
        <w:rPr>
          <w:rStyle w:val="ae"/>
        </w:rPr>
        <w:annotationRef/>
      </w:r>
      <w:r>
        <w:t>マークのようなアイコンを入れたいです。</w:t>
      </w:r>
    </w:p>
  </w:comment>
  <w:comment w:id="32" w:author="83 00" w:date="2025-04-06T23:19:00Z" w:initials="80">
    <w:p w14:paraId="3E009278" w14:textId="34E40E0C" w:rsidR="00650915" w:rsidRDefault="00650915" w:rsidP="00650915">
      <w:pPr>
        <w:pStyle w:val="af"/>
      </w:pPr>
      <w:r>
        <w:rPr>
          <w:rStyle w:val="ae"/>
        </w:rPr>
        <w:annotationRef/>
      </w:r>
      <w:r w:rsidR="00E51BBE">
        <w:rPr>
          <w:rFonts w:hint="eastAsia"/>
        </w:rPr>
        <w:t>D</w:t>
      </w:r>
      <w:r>
        <w:rPr>
          <w:rFonts w:hint="eastAsia"/>
        </w:rPr>
        <w:t>r.</w:t>
      </w:r>
      <w:r>
        <w:rPr>
          <w:rFonts w:hint="eastAsia"/>
        </w:rPr>
        <w:t>しもだの吹き出し</w:t>
      </w:r>
    </w:p>
  </w:comment>
  <w:comment w:id="42" w:author="83 00" w:date="2025-04-02T20:04:00Z" w:initials="80">
    <w:p w14:paraId="36FD161C" w14:textId="0532688F" w:rsidR="00F1527A" w:rsidRDefault="00F1527A" w:rsidP="00F1527A">
      <w:pPr>
        <w:pStyle w:val="af"/>
      </w:pPr>
      <w:r>
        <w:rPr>
          <w:rStyle w:val="ae"/>
        </w:rPr>
        <w:annotationRef/>
      </w:r>
      <w:r w:rsidR="008305F0">
        <w:rPr>
          <w:rFonts w:hint="eastAsia"/>
        </w:rPr>
        <w:t>ハッシュタグ</w:t>
      </w:r>
    </w:p>
  </w:comment>
  <w:comment w:id="43" w:author="83 00" w:date="2025-04-06T00:13:00Z" w:initials="80">
    <w:p w14:paraId="74B178CC" w14:textId="77777777" w:rsidR="00F1527A" w:rsidRDefault="00F1527A" w:rsidP="00F1527A">
      <w:pPr>
        <w:pStyle w:val="af"/>
      </w:pPr>
      <w:r>
        <w:rPr>
          <w:rStyle w:val="ae"/>
        </w:rPr>
        <w:annotationRef/>
      </w:r>
      <w:r>
        <w:t>Dr.</w:t>
      </w:r>
      <w:r>
        <w:rPr>
          <w:rFonts w:hint="eastAsia"/>
        </w:rPr>
        <w:t>しもだ吹き出し</w:t>
      </w:r>
    </w:p>
  </w:comment>
  <w:comment w:id="48" w:author="Microsoft アカウント" w:date="2025-04-01T12:00:00Z" w:initials="Mア">
    <w:p w14:paraId="623BBF3B" w14:textId="041677AD" w:rsidR="00477D1E" w:rsidRDefault="00477D1E">
      <w:pPr>
        <w:pStyle w:val="af"/>
      </w:pPr>
      <w:r>
        <w:rPr>
          <w:rStyle w:val="ae"/>
        </w:rPr>
        <w:annotationRef/>
      </w:r>
      <w:r>
        <w:t>Dr.</w:t>
      </w:r>
      <w:r>
        <w:t>しもだ吹き出し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9D946DD" w15:done="0"/>
  <w15:commentEx w15:paraId="3E009278" w15:done="0"/>
  <w15:commentEx w15:paraId="36FD161C" w15:done="0"/>
  <w15:commentEx w15:paraId="74B178CC" w15:done="0"/>
  <w15:commentEx w15:paraId="623BBF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3D5DFA" w16cex:dateUtc="2025-04-06T14:19:00Z"/>
  <w16cex:commentExtensible w16cex:durableId="3EEC43D3" w16cex:dateUtc="2025-04-02T11:04:00Z"/>
  <w16cex:commentExtensible w16cex:durableId="6DEE6CE0" w16cex:dateUtc="2025-04-05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D946DD" w16cid:durableId="1720D0C1"/>
  <w16cid:commentId w16cid:paraId="3E009278" w16cid:durableId="463D5DFA"/>
  <w16cid:commentId w16cid:paraId="36FD161C" w16cid:durableId="3EEC43D3"/>
  <w16cid:commentId w16cid:paraId="74B178CC" w16cid:durableId="6DEE6CE0"/>
  <w16cid:commentId w16cid:paraId="623BBF3B" w16cid:durableId="623BBF3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B29733" w14:textId="77777777" w:rsidR="00891EE7" w:rsidRDefault="00891EE7" w:rsidP="00891EE7">
      <w:r>
        <w:separator/>
      </w:r>
    </w:p>
  </w:endnote>
  <w:endnote w:type="continuationSeparator" w:id="0">
    <w:p w14:paraId="6E9BE266" w14:textId="77777777" w:rsidR="00891EE7" w:rsidRDefault="00891EE7" w:rsidP="00891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AE71E3" w14:textId="77777777" w:rsidR="00891EE7" w:rsidRDefault="00891EE7" w:rsidP="00891EE7">
      <w:r>
        <w:separator/>
      </w:r>
    </w:p>
  </w:footnote>
  <w:footnote w:type="continuationSeparator" w:id="0">
    <w:p w14:paraId="27E5DD1B" w14:textId="77777777" w:rsidR="00891EE7" w:rsidRDefault="00891EE7" w:rsidP="00891EE7">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アカウント">
    <w15:presenceInfo w15:providerId="Windows Live" w15:userId="d4652e159661c7a6"/>
  </w15:person>
  <w15:person w15:author="83 00">
    <w15:presenceInfo w15:providerId="Windows Live" w15:userId="d71e552f445941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Layout" w:val="&lt;ENLayout&gt;&lt;Style&gt;PLoS&lt;/Style&gt;&lt;LeftDelim&gt;{&lt;/LeftDelim&gt;&lt;RightDelim&gt;}&lt;/RightDelim&gt;&lt;FontName&gt;Century&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ep5wtfv09xztzeasdvxprabpr0fwses25wr&quot;&gt;My EndNote Library&lt;record-ids&gt;&lt;item&gt;84&lt;/item&gt;&lt;item&gt;387&lt;/item&gt;&lt;item&gt;405&lt;/item&gt;&lt;item&gt;753&lt;/item&gt;&lt;item&gt;1299&lt;/item&gt;&lt;item&gt;1687&lt;/item&gt;&lt;item&gt;1688&lt;/item&gt;&lt;item&gt;1704&lt;/item&gt;&lt;/record-ids&gt;&lt;/item&gt;&lt;/Libraries&gt;"/>
  </w:docVars>
  <w:rsids>
    <w:rsidRoot w:val="00DD3FF7"/>
    <w:rsid w:val="00010B73"/>
    <w:rsid w:val="00021119"/>
    <w:rsid w:val="00077735"/>
    <w:rsid w:val="00096576"/>
    <w:rsid w:val="00096BE4"/>
    <w:rsid w:val="000B0CCE"/>
    <w:rsid w:val="00160DE5"/>
    <w:rsid w:val="00164FCA"/>
    <w:rsid w:val="00171265"/>
    <w:rsid w:val="00185944"/>
    <w:rsid w:val="00196B79"/>
    <w:rsid w:val="0020627B"/>
    <w:rsid w:val="00225D27"/>
    <w:rsid w:val="00226747"/>
    <w:rsid w:val="002444C3"/>
    <w:rsid w:val="002D3207"/>
    <w:rsid w:val="002E72A6"/>
    <w:rsid w:val="00347AF2"/>
    <w:rsid w:val="00365C4A"/>
    <w:rsid w:val="00380FBB"/>
    <w:rsid w:val="00387652"/>
    <w:rsid w:val="003F134B"/>
    <w:rsid w:val="00412516"/>
    <w:rsid w:val="00430D0A"/>
    <w:rsid w:val="0043270E"/>
    <w:rsid w:val="00447800"/>
    <w:rsid w:val="00477D1E"/>
    <w:rsid w:val="00481DD4"/>
    <w:rsid w:val="004F2F36"/>
    <w:rsid w:val="0054407F"/>
    <w:rsid w:val="005A499E"/>
    <w:rsid w:val="005B4EF0"/>
    <w:rsid w:val="005C7A4D"/>
    <w:rsid w:val="005D70C3"/>
    <w:rsid w:val="006324AB"/>
    <w:rsid w:val="00646454"/>
    <w:rsid w:val="00650915"/>
    <w:rsid w:val="0065520F"/>
    <w:rsid w:val="00665FE0"/>
    <w:rsid w:val="00680E37"/>
    <w:rsid w:val="007314F3"/>
    <w:rsid w:val="00777CF9"/>
    <w:rsid w:val="00786BEB"/>
    <w:rsid w:val="007A273D"/>
    <w:rsid w:val="007A5118"/>
    <w:rsid w:val="007A738A"/>
    <w:rsid w:val="007B5774"/>
    <w:rsid w:val="007D6BEC"/>
    <w:rsid w:val="008305F0"/>
    <w:rsid w:val="00830E06"/>
    <w:rsid w:val="00842AFB"/>
    <w:rsid w:val="008555F7"/>
    <w:rsid w:val="008579C4"/>
    <w:rsid w:val="008620AF"/>
    <w:rsid w:val="00891EE7"/>
    <w:rsid w:val="008B6D37"/>
    <w:rsid w:val="008E6595"/>
    <w:rsid w:val="0093726B"/>
    <w:rsid w:val="009378AC"/>
    <w:rsid w:val="00961F0A"/>
    <w:rsid w:val="00964C19"/>
    <w:rsid w:val="00975BC7"/>
    <w:rsid w:val="009B0FCC"/>
    <w:rsid w:val="009B61BB"/>
    <w:rsid w:val="009D0BB5"/>
    <w:rsid w:val="009D2514"/>
    <w:rsid w:val="00A85EBD"/>
    <w:rsid w:val="00AB65C3"/>
    <w:rsid w:val="00B33D80"/>
    <w:rsid w:val="00B35115"/>
    <w:rsid w:val="00B35158"/>
    <w:rsid w:val="00BA5115"/>
    <w:rsid w:val="00BB1344"/>
    <w:rsid w:val="00BB3ECE"/>
    <w:rsid w:val="00BB41E5"/>
    <w:rsid w:val="00BB77C3"/>
    <w:rsid w:val="00BD58EE"/>
    <w:rsid w:val="00BF2957"/>
    <w:rsid w:val="00C55564"/>
    <w:rsid w:val="00C83C04"/>
    <w:rsid w:val="00C92441"/>
    <w:rsid w:val="00C93C96"/>
    <w:rsid w:val="00CB36F0"/>
    <w:rsid w:val="00DD315C"/>
    <w:rsid w:val="00DD3FF7"/>
    <w:rsid w:val="00E5116E"/>
    <w:rsid w:val="00E51BBE"/>
    <w:rsid w:val="00E638E4"/>
    <w:rsid w:val="00E72376"/>
    <w:rsid w:val="00E747E1"/>
    <w:rsid w:val="00E83318"/>
    <w:rsid w:val="00E91F52"/>
    <w:rsid w:val="00EB2B9D"/>
    <w:rsid w:val="00ED67E6"/>
    <w:rsid w:val="00EE7E96"/>
    <w:rsid w:val="00F1527A"/>
    <w:rsid w:val="00F37EF8"/>
    <w:rsid w:val="00F80433"/>
    <w:rsid w:val="00F916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14:docId w14:val="25AF7A6C"/>
  <w15:chartTrackingRefBased/>
  <w15:docId w15:val="{E84A7828-916E-49BE-A1BF-86046DD1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3FF7"/>
    <w:pPr>
      <w:widowControl w:val="0"/>
      <w:jc w:val="both"/>
    </w:pPr>
  </w:style>
  <w:style w:type="paragraph" w:styleId="1">
    <w:name w:val="heading 1"/>
    <w:basedOn w:val="a"/>
    <w:next w:val="a"/>
    <w:link w:val="10"/>
    <w:uiPriority w:val="9"/>
    <w:qFormat/>
    <w:rsid w:val="00DD3FF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D3FF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D3FF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D3FF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D3FF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D3FF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D3FF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D3FF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D3FF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D3FF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D3FF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D3FF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DD3FF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D3FF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D3FF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D3FF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D3FF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D3FF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D3FF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D3F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D3FF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D3FF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D3FF7"/>
    <w:pPr>
      <w:spacing w:before="160" w:after="160"/>
      <w:jc w:val="center"/>
    </w:pPr>
    <w:rPr>
      <w:i/>
      <w:iCs/>
      <w:color w:val="404040" w:themeColor="text1" w:themeTint="BF"/>
    </w:rPr>
  </w:style>
  <w:style w:type="character" w:customStyle="1" w:styleId="a8">
    <w:name w:val="引用文 (文字)"/>
    <w:basedOn w:val="a0"/>
    <w:link w:val="a7"/>
    <w:uiPriority w:val="29"/>
    <w:rsid w:val="00DD3FF7"/>
    <w:rPr>
      <w:i/>
      <w:iCs/>
      <w:color w:val="404040" w:themeColor="text1" w:themeTint="BF"/>
    </w:rPr>
  </w:style>
  <w:style w:type="paragraph" w:styleId="a9">
    <w:name w:val="List Paragraph"/>
    <w:basedOn w:val="a"/>
    <w:uiPriority w:val="34"/>
    <w:qFormat/>
    <w:rsid w:val="00DD3FF7"/>
    <w:pPr>
      <w:ind w:left="720"/>
      <w:contextualSpacing/>
    </w:pPr>
  </w:style>
  <w:style w:type="character" w:styleId="21">
    <w:name w:val="Intense Emphasis"/>
    <w:basedOn w:val="a0"/>
    <w:uiPriority w:val="21"/>
    <w:qFormat/>
    <w:rsid w:val="00DD3FF7"/>
    <w:rPr>
      <w:i/>
      <w:iCs/>
      <w:color w:val="0F4761" w:themeColor="accent1" w:themeShade="BF"/>
    </w:rPr>
  </w:style>
  <w:style w:type="paragraph" w:styleId="22">
    <w:name w:val="Intense Quote"/>
    <w:basedOn w:val="a"/>
    <w:next w:val="a"/>
    <w:link w:val="23"/>
    <w:uiPriority w:val="30"/>
    <w:qFormat/>
    <w:rsid w:val="00DD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D3FF7"/>
    <w:rPr>
      <w:i/>
      <w:iCs/>
      <w:color w:val="0F4761" w:themeColor="accent1" w:themeShade="BF"/>
    </w:rPr>
  </w:style>
  <w:style w:type="character" w:styleId="24">
    <w:name w:val="Intense Reference"/>
    <w:basedOn w:val="a0"/>
    <w:uiPriority w:val="32"/>
    <w:qFormat/>
    <w:rsid w:val="00DD3FF7"/>
    <w:rPr>
      <w:b/>
      <w:bCs/>
      <w:smallCaps/>
      <w:color w:val="0F4761" w:themeColor="accent1" w:themeShade="BF"/>
      <w:spacing w:val="5"/>
    </w:rPr>
  </w:style>
  <w:style w:type="paragraph" w:styleId="aa">
    <w:name w:val="header"/>
    <w:basedOn w:val="a"/>
    <w:link w:val="ab"/>
    <w:uiPriority w:val="99"/>
    <w:unhideWhenUsed/>
    <w:rsid w:val="00891EE7"/>
    <w:pPr>
      <w:tabs>
        <w:tab w:val="center" w:pos="4252"/>
        <w:tab w:val="right" w:pos="8504"/>
      </w:tabs>
      <w:snapToGrid w:val="0"/>
    </w:pPr>
  </w:style>
  <w:style w:type="character" w:customStyle="1" w:styleId="ab">
    <w:name w:val="ヘッダー (文字)"/>
    <w:basedOn w:val="a0"/>
    <w:link w:val="aa"/>
    <w:uiPriority w:val="99"/>
    <w:rsid w:val="00891EE7"/>
  </w:style>
  <w:style w:type="paragraph" w:styleId="ac">
    <w:name w:val="footer"/>
    <w:basedOn w:val="a"/>
    <w:link w:val="ad"/>
    <w:uiPriority w:val="99"/>
    <w:unhideWhenUsed/>
    <w:rsid w:val="00891EE7"/>
    <w:pPr>
      <w:tabs>
        <w:tab w:val="center" w:pos="4252"/>
        <w:tab w:val="right" w:pos="8504"/>
      </w:tabs>
      <w:snapToGrid w:val="0"/>
    </w:pPr>
  </w:style>
  <w:style w:type="character" w:customStyle="1" w:styleId="ad">
    <w:name w:val="フッター (文字)"/>
    <w:basedOn w:val="a0"/>
    <w:link w:val="ac"/>
    <w:uiPriority w:val="99"/>
    <w:rsid w:val="00891EE7"/>
  </w:style>
  <w:style w:type="character" w:styleId="ae">
    <w:name w:val="annotation reference"/>
    <w:basedOn w:val="a0"/>
    <w:uiPriority w:val="99"/>
    <w:semiHidden/>
    <w:unhideWhenUsed/>
    <w:rsid w:val="0043270E"/>
    <w:rPr>
      <w:sz w:val="18"/>
      <w:szCs w:val="18"/>
    </w:rPr>
  </w:style>
  <w:style w:type="paragraph" w:styleId="af">
    <w:name w:val="annotation text"/>
    <w:basedOn w:val="a"/>
    <w:link w:val="af0"/>
    <w:uiPriority w:val="99"/>
    <w:unhideWhenUsed/>
    <w:rsid w:val="0043270E"/>
    <w:pPr>
      <w:jc w:val="left"/>
    </w:pPr>
  </w:style>
  <w:style w:type="character" w:customStyle="1" w:styleId="af0">
    <w:name w:val="コメント文字列 (文字)"/>
    <w:basedOn w:val="a0"/>
    <w:link w:val="af"/>
    <w:uiPriority w:val="99"/>
    <w:rsid w:val="0043270E"/>
  </w:style>
  <w:style w:type="paragraph" w:styleId="af1">
    <w:name w:val="annotation subject"/>
    <w:basedOn w:val="af"/>
    <w:next w:val="af"/>
    <w:link w:val="af2"/>
    <w:uiPriority w:val="99"/>
    <w:semiHidden/>
    <w:unhideWhenUsed/>
    <w:rsid w:val="0043270E"/>
    <w:rPr>
      <w:b/>
      <w:bCs/>
    </w:rPr>
  </w:style>
  <w:style w:type="character" w:customStyle="1" w:styleId="af2">
    <w:name w:val="コメント内容 (文字)"/>
    <w:basedOn w:val="af0"/>
    <w:link w:val="af1"/>
    <w:uiPriority w:val="99"/>
    <w:semiHidden/>
    <w:rsid w:val="0043270E"/>
    <w:rPr>
      <w:b/>
      <w:bCs/>
    </w:rPr>
  </w:style>
  <w:style w:type="paragraph" w:styleId="af3">
    <w:name w:val="Balloon Text"/>
    <w:basedOn w:val="a"/>
    <w:link w:val="af4"/>
    <w:uiPriority w:val="99"/>
    <w:semiHidden/>
    <w:unhideWhenUsed/>
    <w:rsid w:val="0043270E"/>
    <w:rPr>
      <w:rFonts w:asciiTheme="majorHAnsi" w:eastAsiaTheme="majorEastAsia" w:hAnsiTheme="majorHAnsi" w:cstheme="majorBidi"/>
      <w:sz w:val="18"/>
      <w:szCs w:val="18"/>
    </w:rPr>
  </w:style>
  <w:style w:type="character" w:customStyle="1" w:styleId="af4">
    <w:name w:val="吹き出し (文字)"/>
    <w:basedOn w:val="a0"/>
    <w:link w:val="af3"/>
    <w:uiPriority w:val="99"/>
    <w:semiHidden/>
    <w:rsid w:val="0043270E"/>
    <w:rPr>
      <w:rFonts w:asciiTheme="majorHAnsi" w:eastAsiaTheme="majorEastAsia" w:hAnsiTheme="majorHAnsi" w:cstheme="majorBidi"/>
      <w:sz w:val="18"/>
      <w:szCs w:val="18"/>
    </w:rPr>
  </w:style>
  <w:style w:type="paragraph" w:customStyle="1" w:styleId="EndNoteBibliographyTitle">
    <w:name w:val="EndNote Bibliography Title"/>
    <w:basedOn w:val="a"/>
    <w:link w:val="EndNoteBibliographyTitle0"/>
    <w:rsid w:val="005D70C3"/>
    <w:pPr>
      <w:jc w:val="center"/>
    </w:pPr>
    <w:rPr>
      <w:rFonts w:ascii="Century" w:hAnsi="Century"/>
      <w:noProof/>
      <w:sz w:val="20"/>
    </w:rPr>
  </w:style>
  <w:style w:type="character" w:customStyle="1" w:styleId="EndNoteBibliographyTitle0">
    <w:name w:val="EndNote Bibliography Title (文字)"/>
    <w:basedOn w:val="a0"/>
    <w:link w:val="EndNoteBibliographyTitle"/>
    <w:rsid w:val="005D70C3"/>
    <w:rPr>
      <w:rFonts w:ascii="Century" w:hAnsi="Century"/>
      <w:noProof/>
      <w:sz w:val="20"/>
    </w:rPr>
  </w:style>
  <w:style w:type="paragraph" w:customStyle="1" w:styleId="EndNoteBibliography">
    <w:name w:val="EndNote Bibliography"/>
    <w:basedOn w:val="a"/>
    <w:link w:val="EndNoteBibliography0"/>
    <w:rsid w:val="005D70C3"/>
    <w:rPr>
      <w:rFonts w:ascii="Century" w:hAnsi="Century"/>
      <w:noProof/>
      <w:sz w:val="20"/>
    </w:rPr>
  </w:style>
  <w:style w:type="character" w:customStyle="1" w:styleId="EndNoteBibliography0">
    <w:name w:val="EndNote Bibliography (文字)"/>
    <w:basedOn w:val="a0"/>
    <w:link w:val="EndNoteBibliography"/>
    <w:rsid w:val="005D70C3"/>
    <w:rPr>
      <w:rFonts w:ascii="Century" w:hAnsi="Century"/>
      <w:noProof/>
      <w:sz w:val="20"/>
    </w:rPr>
  </w:style>
  <w:style w:type="paragraph" w:styleId="af5">
    <w:name w:val="Revision"/>
    <w:hidden/>
    <w:uiPriority w:val="99"/>
    <w:semiHidden/>
    <w:rsid w:val="00E7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6/09/relationships/commentsIds" Target="commentsIds.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5</Pages>
  <Words>1454</Words>
  <Characters>8291</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83 00</dc:creator>
  <cp:keywords/>
  <dc:description/>
  <cp:lastModifiedBy>Microsoft アカウント</cp:lastModifiedBy>
  <cp:revision>84</cp:revision>
  <dcterms:created xsi:type="dcterms:W3CDTF">2025-03-15T13:22:00Z</dcterms:created>
  <dcterms:modified xsi:type="dcterms:W3CDTF">2025-05-20T06:56:00Z</dcterms:modified>
</cp:coreProperties>
</file>