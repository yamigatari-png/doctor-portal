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1DFB5" w14:textId="585BDC5D" w:rsidR="00F051D8" w:rsidRPr="00D950E0" w:rsidRDefault="00F051D8" w:rsidP="00F051D8">
      <w:pPr>
        <w:rPr>
          <w:rFonts w:ascii="游明朝" w:eastAsia="游明朝" w:hAnsi="游明朝"/>
        </w:rPr>
      </w:pPr>
      <w:bookmarkStart w:id="0" w:name="_Hlk195976344"/>
      <w:r w:rsidRPr="00D950E0">
        <w:rPr>
          <w:rFonts w:ascii="游明朝" w:eastAsia="游明朝" w:hAnsi="游明朝" w:hint="eastAsia"/>
        </w:rPr>
        <w:t>第</w:t>
      </w:r>
      <w:r w:rsidR="00217AE0" w:rsidRPr="00D950E0">
        <w:rPr>
          <w:rFonts w:ascii="游明朝" w:eastAsia="游明朝" w:hAnsi="游明朝" w:hint="eastAsia"/>
        </w:rPr>
        <w:t>三</w:t>
      </w:r>
      <w:r w:rsidRPr="00D950E0">
        <w:rPr>
          <w:rFonts w:ascii="游明朝" w:eastAsia="游明朝" w:hAnsi="游明朝" w:hint="eastAsia"/>
        </w:rPr>
        <w:t>章・臨床研究編</w:t>
      </w:r>
    </w:p>
    <w:bookmarkEnd w:id="0"/>
    <w:p w14:paraId="23250E30" w14:textId="78409A70" w:rsidR="00B24C67" w:rsidRPr="00D950E0" w:rsidRDefault="00303E07">
      <w:pPr>
        <w:rPr>
          <w:rFonts w:ascii="游明朝" w:eastAsia="游明朝" w:hAnsi="游明朝"/>
        </w:rPr>
      </w:pPr>
      <w:r w:rsidRPr="00303E07">
        <w:rPr>
          <w:rFonts w:ascii="游明朝" w:eastAsia="游明朝" w:hAnsi="游明朝"/>
        </w:rPr>
        <w:t>1. 研究計画はアイデア次第</w:t>
      </w:r>
    </w:p>
    <w:p w14:paraId="6171A229" w14:textId="77777777" w:rsidR="00303E07" w:rsidRDefault="00303E07">
      <w:pPr>
        <w:rPr>
          <w:rFonts w:ascii="游明朝" w:eastAsia="游明朝" w:hAnsi="游明朝"/>
        </w:rPr>
      </w:pPr>
    </w:p>
    <w:p w14:paraId="126432AF" w14:textId="6CE62D3C" w:rsidR="00F051D8" w:rsidRPr="00FF0BF4" w:rsidRDefault="00FF0BF4">
      <w:pPr>
        <w:rPr>
          <w:rFonts w:ascii="游明朝" w:eastAsia="游明朝" w:hAnsi="游明朝"/>
        </w:rPr>
      </w:pPr>
      <w:bookmarkStart w:id="1" w:name="_Hlk195976350"/>
      <w:r w:rsidRPr="006A79C8">
        <w:rPr>
          <w:rFonts w:ascii="游明朝" w:eastAsia="游明朝" w:hAnsi="游明朝" w:hint="eastAsia"/>
        </w:rPr>
        <w:t>書けるようになりたい派</w:t>
      </w:r>
      <w:commentRangeStart w:id="2"/>
      <w:commentRangeEnd w:id="2"/>
      <w:r w:rsidRPr="006A79C8">
        <w:rPr>
          <w:rStyle w:val="a7"/>
          <w:rFonts w:ascii="游明朝" w:eastAsia="游明朝" w:hAnsi="游明朝"/>
        </w:rPr>
        <w:commentReference w:id="2"/>
      </w:r>
    </w:p>
    <w:bookmarkEnd w:id="1"/>
    <w:p w14:paraId="3FA4F9C8" w14:textId="77777777" w:rsidR="00FF0BF4" w:rsidRDefault="00FF0BF4">
      <w:pPr>
        <w:rPr>
          <w:rFonts w:ascii="游明朝" w:eastAsia="游明朝" w:hAnsi="游明朝"/>
        </w:rPr>
      </w:pPr>
    </w:p>
    <w:p w14:paraId="37C1D768" w14:textId="7852EDC4" w:rsidR="00FF0BF4" w:rsidRPr="00FF0BF4" w:rsidRDefault="00FF0BF4">
      <w:pPr>
        <w:rPr>
          <w:rFonts w:ascii="游明朝" w:eastAsia="游明朝" w:hAnsi="游明朝"/>
          <w:b/>
        </w:rPr>
      </w:pPr>
      <w:r w:rsidRPr="00017316">
        <w:rPr>
          <w:rFonts w:ascii="游明朝" w:eastAsia="游明朝" w:hAnsi="游明朝"/>
          <w:b/>
        </w:rPr>
        <w:t>イントロダクション</w:t>
      </w:r>
    </w:p>
    <w:p w14:paraId="5713DAB3" w14:textId="736C8A7C" w:rsidR="00F051D8" w:rsidRPr="00D950E0" w:rsidRDefault="009F3882">
      <w:pPr>
        <w:rPr>
          <w:rFonts w:ascii="游明朝" w:eastAsia="游明朝" w:hAnsi="游明朝"/>
        </w:rPr>
      </w:pPr>
      <w:r w:rsidRPr="00D950E0">
        <w:rPr>
          <w:rFonts w:ascii="游明朝" w:eastAsia="游明朝" w:hAnsi="游明朝" w:hint="eastAsia"/>
        </w:rPr>
        <w:t>Dr.イッチ</w:t>
      </w:r>
      <w:r w:rsidR="00C5543F" w:rsidRPr="00D950E0">
        <w:rPr>
          <w:rFonts w:ascii="游明朝" w:eastAsia="游明朝" w:hAnsi="游明朝" w:hint="eastAsia"/>
        </w:rPr>
        <w:t>「</w:t>
      </w:r>
      <w:r w:rsidR="00B3764C" w:rsidRPr="00D950E0">
        <w:rPr>
          <w:rFonts w:ascii="游明朝" w:eastAsia="游明朝" w:hAnsi="游明朝" w:hint="eastAsia"/>
        </w:rPr>
        <w:t xml:space="preserve">ハロー, てべ猫. </w:t>
      </w:r>
      <w:r w:rsidR="00C5543F" w:rsidRPr="00D950E0">
        <w:rPr>
          <w:rFonts w:ascii="游明朝" w:eastAsia="游明朝" w:hAnsi="游明朝" w:hint="eastAsia"/>
        </w:rPr>
        <w:t>研究のアイデアを出して」</w:t>
      </w:r>
    </w:p>
    <w:p w14:paraId="40AD4F16" w14:textId="15A69033" w:rsidR="00F051D8" w:rsidRPr="00D950E0" w:rsidRDefault="009F3882">
      <w:pPr>
        <w:rPr>
          <w:rFonts w:ascii="游明朝" w:eastAsia="游明朝" w:hAnsi="游明朝"/>
        </w:rPr>
      </w:pPr>
      <w:r w:rsidRPr="00D950E0">
        <w:rPr>
          <w:rFonts w:ascii="游明朝" w:eastAsia="游明朝" w:hAnsi="游明朝" w:hint="eastAsia"/>
        </w:rPr>
        <w:t>てべ猫</w:t>
      </w:r>
      <w:r w:rsidR="00C5543F" w:rsidRPr="00D950E0">
        <w:rPr>
          <w:rFonts w:ascii="游明朝" w:eastAsia="游明朝" w:hAnsi="游明朝" w:hint="eastAsia"/>
        </w:rPr>
        <w:t>「</w:t>
      </w:r>
      <w:r w:rsidR="007916FB" w:rsidRPr="00D950E0">
        <w:rPr>
          <w:rFonts w:ascii="游明朝" w:eastAsia="游明朝" w:hAnsi="游明朝" w:hint="eastAsia"/>
        </w:rPr>
        <w:t xml:space="preserve">ハロー, Dr.イッチ. </w:t>
      </w:r>
      <w:r w:rsidR="00C5543F" w:rsidRPr="00D950E0">
        <w:rPr>
          <w:rFonts w:ascii="游明朝" w:eastAsia="游明朝" w:hAnsi="游明朝" w:hint="eastAsia"/>
        </w:rPr>
        <w:t>それは</w:t>
      </w:r>
      <w:r w:rsidRPr="00D950E0">
        <w:rPr>
          <w:rFonts w:ascii="游明朝" w:eastAsia="游明朝" w:hAnsi="游明朝" w:hint="eastAsia"/>
        </w:rPr>
        <w:t>Dr.イッチ</w:t>
      </w:r>
      <w:r w:rsidR="00C5543F" w:rsidRPr="00D950E0">
        <w:rPr>
          <w:rFonts w:ascii="游明朝" w:eastAsia="游明朝" w:hAnsi="游明朝" w:hint="eastAsia"/>
        </w:rPr>
        <w:t>の仕事</w:t>
      </w:r>
      <w:r w:rsidRPr="00D950E0">
        <w:rPr>
          <w:rFonts w:ascii="游明朝" w:eastAsia="游明朝" w:hAnsi="游明朝" w:hint="eastAsia"/>
        </w:rPr>
        <w:t>だね</w:t>
      </w:r>
      <w:r w:rsidR="00C5543F" w:rsidRPr="00D950E0">
        <w:rPr>
          <w:rFonts w:ascii="游明朝" w:eastAsia="游明朝" w:hAnsi="游明朝" w:hint="eastAsia"/>
        </w:rPr>
        <w:t>」</w:t>
      </w:r>
    </w:p>
    <w:p w14:paraId="6C096E31" w14:textId="38BDDEB3" w:rsidR="00C5543F" w:rsidRPr="00D950E0" w:rsidRDefault="007916FB" w:rsidP="007916FB">
      <w:pPr>
        <w:ind w:left="210" w:hangingChars="100" w:hanging="210"/>
        <w:rPr>
          <w:rFonts w:ascii="游明朝" w:eastAsia="游明朝" w:hAnsi="游明朝"/>
        </w:rPr>
      </w:pPr>
      <w:r w:rsidRPr="00D950E0">
        <w:rPr>
          <w:rFonts w:ascii="游明朝" w:eastAsia="游明朝" w:hAnsi="游明朝" w:hint="eastAsia"/>
        </w:rPr>
        <w:t>Dr.イッチ</w:t>
      </w:r>
      <w:r w:rsidR="00380661" w:rsidRPr="00D950E0">
        <w:rPr>
          <w:rFonts w:ascii="游明朝" w:eastAsia="游明朝" w:hAnsi="游明朝" w:hint="eastAsia"/>
        </w:rPr>
        <w:t>「</w:t>
      </w:r>
      <w:r w:rsidRPr="00D950E0">
        <w:rPr>
          <w:rFonts w:ascii="游明朝" w:eastAsia="游明朝" w:hAnsi="游明朝" w:hint="eastAsia"/>
        </w:rPr>
        <w:t xml:space="preserve">融通が利かないAIだな. そんなこと言わずにさ, </w:t>
      </w:r>
      <w:r w:rsidR="00380661" w:rsidRPr="00D950E0">
        <w:rPr>
          <w:rFonts w:ascii="游明朝" w:eastAsia="游明朝" w:hAnsi="游明朝" w:hint="eastAsia"/>
        </w:rPr>
        <w:t>とりあえず何をテーマにしたらいい</w:t>
      </w:r>
      <w:r w:rsidRPr="00D950E0">
        <w:rPr>
          <w:rFonts w:ascii="游明朝" w:eastAsia="游明朝" w:hAnsi="游明朝" w:hint="eastAsia"/>
        </w:rPr>
        <w:t>と思う</w:t>
      </w:r>
      <w:r w:rsidR="00380661" w:rsidRPr="00D950E0">
        <w:rPr>
          <w:rFonts w:ascii="游明朝" w:eastAsia="游明朝" w:hAnsi="游明朝" w:hint="eastAsia"/>
        </w:rPr>
        <w:t>？」</w:t>
      </w:r>
    </w:p>
    <w:p w14:paraId="634D8ECB" w14:textId="1209A37D" w:rsidR="00380661" w:rsidRPr="00D950E0" w:rsidRDefault="00625DC4">
      <w:pPr>
        <w:rPr>
          <w:rFonts w:ascii="游明朝" w:eastAsia="游明朝" w:hAnsi="游明朝"/>
        </w:rPr>
      </w:pPr>
      <w:r w:rsidRPr="00D950E0">
        <w:rPr>
          <w:rFonts w:ascii="游明朝" w:eastAsia="游明朝" w:hAnsi="游明朝" w:hint="eastAsia"/>
        </w:rPr>
        <w:t>てべ猫</w:t>
      </w:r>
      <w:r w:rsidR="00380661" w:rsidRPr="00D950E0">
        <w:rPr>
          <w:rFonts w:ascii="游明朝" w:eastAsia="游明朝" w:hAnsi="游明朝" w:hint="eastAsia"/>
        </w:rPr>
        <w:t>「</w:t>
      </w:r>
      <w:r w:rsidR="007916FB" w:rsidRPr="00D950E0">
        <w:rPr>
          <w:rFonts w:ascii="游明朝" w:eastAsia="游明朝" w:hAnsi="游明朝" w:hint="eastAsia"/>
        </w:rPr>
        <w:t>えー知らないよ. Dr.イッチは何に興味があるのさ？</w:t>
      </w:r>
      <w:r w:rsidR="00380661" w:rsidRPr="00D950E0">
        <w:rPr>
          <w:rFonts w:ascii="游明朝" w:eastAsia="游明朝" w:hAnsi="游明朝" w:hint="eastAsia"/>
        </w:rPr>
        <w:t>」</w:t>
      </w:r>
    </w:p>
    <w:p w14:paraId="1357E9B5" w14:textId="2EF8A135" w:rsidR="00380661" w:rsidRPr="00D950E0" w:rsidRDefault="007916FB" w:rsidP="003235A9">
      <w:pPr>
        <w:ind w:left="210" w:hangingChars="100" w:hanging="210"/>
        <w:rPr>
          <w:rFonts w:ascii="游明朝" w:eastAsia="游明朝" w:hAnsi="游明朝"/>
        </w:rPr>
      </w:pPr>
      <w:r w:rsidRPr="00D950E0">
        <w:rPr>
          <w:rFonts w:ascii="游明朝" w:eastAsia="游明朝" w:hAnsi="游明朝" w:hint="eastAsia"/>
        </w:rPr>
        <w:t>Dr.イッチ</w:t>
      </w:r>
      <w:r w:rsidR="00D950E0" w:rsidRPr="00D950E0">
        <w:rPr>
          <w:rFonts w:ascii="游明朝" w:eastAsia="游明朝" w:hAnsi="游明朝" w:hint="eastAsia"/>
        </w:rPr>
        <w:t>「</w:t>
      </w:r>
      <w:r w:rsidR="00625DC4">
        <w:rPr>
          <w:rFonts w:ascii="游明朝" w:eastAsia="游明朝" w:hAnsi="游明朝" w:hint="eastAsia"/>
        </w:rPr>
        <w:t>興味って言われてもな</w:t>
      </w:r>
      <w:r w:rsidR="003235A9">
        <w:rPr>
          <w:rFonts w:ascii="游明朝" w:eastAsia="游明朝" w:hAnsi="游明朝" w:hint="eastAsia"/>
        </w:rPr>
        <w:t>ぁ</w:t>
      </w:r>
      <w:r w:rsidR="00625DC4">
        <w:rPr>
          <w:rFonts w:ascii="游明朝" w:eastAsia="游明朝" w:hAnsi="游明朝" w:hint="eastAsia"/>
        </w:rPr>
        <w:t>.</w:t>
      </w:r>
      <w:r w:rsidR="00625DC4">
        <w:rPr>
          <w:rFonts w:ascii="游明朝" w:eastAsia="游明朝" w:hAnsi="游明朝"/>
        </w:rPr>
        <w:t xml:space="preserve"> とりあえずなんか皆が驚くようなデータ</w:t>
      </w:r>
      <w:ins w:id="3" w:author="83 00" w:date="2025-05-20T22:06:00Z" w16du:dateUtc="2025-05-20T13:06:00Z">
        <w:r w:rsidR="00503D6B">
          <w:rPr>
            <w:rFonts w:ascii="游明朝" w:eastAsia="游明朝" w:hAnsi="游明朝" w:hint="eastAsia"/>
          </w:rPr>
          <w:t>を</w:t>
        </w:r>
      </w:ins>
      <w:r w:rsidR="00625DC4">
        <w:rPr>
          <w:rFonts w:ascii="游明朝" w:eastAsia="游明朝" w:hAnsi="游明朝"/>
        </w:rPr>
        <w:t>出して</w:t>
      </w:r>
      <w:r w:rsidR="00625DC4">
        <w:rPr>
          <w:rFonts w:ascii="游明朝" w:eastAsia="游明朝" w:hAnsi="游明朝" w:hint="eastAsia"/>
        </w:rPr>
        <w:t>,</w:t>
      </w:r>
      <w:r w:rsidR="00625DC4">
        <w:rPr>
          <w:rFonts w:ascii="游明朝" w:eastAsia="游明朝" w:hAnsi="游明朝"/>
        </w:rPr>
        <w:t xml:space="preserve"> 誉められたい</w:t>
      </w:r>
      <w:r w:rsidR="00D950E0" w:rsidRPr="00D950E0">
        <w:rPr>
          <w:rFonts w:ascii="游明朝" w:eastAsia="游明朝" w:hAnsi="游明朝" w:hint="eastAsia"/>
        </w:rPr>
        <w:t>」</w:t>
      </w:r>
    </w:p>
    <w:p w14:paraId="673A926D" w14:textId="7827A7B2" w:rsidR="007916FB" w:rsidRDefault="00625DC4">
      <w:pPr>
        <w:rPr>
          <w:rFonts w:ascii="游明朝" w:eastAsia="游明朝" w:hAnsi="游明朝"/>
        </w:rPr>
      </w:pPr>
      <w:r w:rsidRPr="00D950E0">
        <w:rPr>
          <w:rFonts w:ascii="游明朝" w:eastAsia="游明朝" w:hAnsi="游明朝" w:hint="eastAsia"/>
        </w:rPr>
        <w:t>てべ猫</w:t>
      </w:r>
      <w:r>
        <w:rPr>
          <w:rFonts w:ascii="游明朝" w:eastAsia="游明朝" w:hAnsi="游明朝" w:hint="eastAsia"/>
        </w:rPr>
        <w:t>「</w:t>
      </w:r>
      <w:r w:rsidR="00D821FF">
        <w:rPr>
          <w:rFonts w:ascii="游明朝" w:eastAsia="游明朝" w:hAnsi="游明朝" w:hint="eastAsia"/>
        </w:rPr>
        <w:t>正直だね</w:t>
      </w:r>
      <w:r w:rsidR="00D821FF">
        <w:rPr>
          <w:rFonts w:ascii="游明朝" w:eastAsia="游明朝" w:hAnsi="游明朝"/>
        </w:rPr>
        <w:t>, Dr.イッチは</w:t>
      </w:r>
      <w:r w:rsidR="00D821FF">
        <w:rPr>
          <w:rFonts w:ascii="游明朝" w:eastAsia="游明朝" w:hAnsi="游明朝" w:hint="eastAsia"/>
        </w:rPr>
        <w:t>.</w:t>
      </w:r>
      <w:r w:rsidR="00D821FF">
        <w:rPr>
          <w:rFonts w:ascii="游明朝" w:eastAsia="游明朝" w:hAnsi="游明朝"/>
        </w:rPr>
        <w:t xml:space="preserve"> じゃあ日常診療のなかで疑問に思ってることとかない？</w:t>
      </w:r>
      <w:r>
        <w:rPr>
          <w:rFonts w:ascii="游明朝" w:eastAsia="游明朝" w:hAnsi="游明朝" w:hint="eastAsia"/>
        </w:rPr>
        <w:t>」</w:t>
      </w:r>
    </w:p>
    <w:p w14:paraId="24594343" w14:textId="7F986C8C" w:rsidR="00D821FF" w:rsidRDefault="00D821FF">
      <w:pPr>
        <w:rPr>
          <w:rFonts w:ascii="游明朝" w:eastAsia="游明朝" w:hAnsi="游明朝"/>
        </w:rPr>
      </w:pPr>
      <w:r>
        <w:rPr>
          <w:rFonts w:ascii="游明朝" w:eastAsia="游明朝" w:hAnsi="游明朝"/>
        </w:rPr>
        <w:t>Dr.イッチ「疑問に思ってることねぇ…</w:t>
      </w:r>
      <w:del w:id="4" w:author="83 00" w:date="2025-05-20T22:06:00Z" w16du:dateUtc="2025-05-20T13:06:00Z">
        <w:r w:rsidDel="00503D6B">
          <w:rPr>
            <w:rFonts w:ascii="游明朝" w:eastAsia="游明朝" w:hAnsi="游明朝"/>
          </w:rPr>
          <w:delText>例えば？</w:delText>
        </w:r>
      </w:del>
      <w:r>
        <w:rPr>
          <w:rFonts w:ascii="游明朝" w:eastAsia="游明朝" w:hAnsi="游明朝"/>
        </w:rPr>
        <w:t>」</w:t>
      </w:r>
    </w:p>
    <w:p w14:paraId="5FEB75A3" w14:textId="4102A6D0" w:rsidR="00D821FF" w:rsidRPr="00D821FF" w:rsidRDefault="00D821FF" w:rsidP="00D821FF">
      <w:pPr>
        <w:ind w:left="210" w:hangingChars="100" w:hanging="210"/>
        <w:rPr>
          <w:rFonts w:ascii="游明朝" w:eastAsia="游明朝" w:hAnsi="游明朝"/>
        </w:rPr>
      </w:pPr>
      <w:r>
        <w:rPr>
          <w:rFonts w:ascii="游明朝" w:eastAsia="游明朝" w:hAnsi="游明朝"/>
        </w:rPr>
        <w:t>てべ猫「クリニカルクエスチョンっていってね, 臨床のなかで出てきた疑問を調べるのが臨床研究の一番の近道なんだ」</w:t>
      </w:r>
    </w:p>
    <w:p w14:paraId="030808E6" w14:textId="77777777" w:rsidR="007916FB" w:rsidRDefault="007916FB">
      <w:pPr>
        <w:rPr>
          <w:rFonts w:ascii="游明朝" w:eastAsia="游明朝" w:hAnsi="游明朝"/>
        </w:rPr>
      </w:pPr>
    </w:p>
    <w:p w14:paraId="5841F018" w14:textId="2CE5D182" w:rsidR="00303E07" w:rsidRPr="003A16D6" w:rsidRDefault="003A16D6">
      <w:pPr>
        <w:rPr>
          <w:rFonts w:ascii="游明朝" w:eastAsia="游明朝" w:hAnsi="游明朝"/>
          <w:b/>
        </w:rPr>
      </w:pPr>
      <w:r w:rsidRPr="003A16D6">
        <w:rPr>
          <w:rFonts w:ascii="游明朝" w:eastAsia="游明朝" w:hAnsi="游明朝" w:hint="eastAsia"/>
          <w:b/>
        </w:rPr>
        <w:t>クリニカルクエスチョンとは</w:t>
      </w:r>
    </w:p>
    <w:p w14:paraId="15D7CC19" w14:textId="0E79BB9B" w:rsidR="00280D6C" w:rsidRDefault="003A16D6">
      <w:pPr>
        <w:rPr>
          <w:rFonts w:ascii="游明朝" w:eastAsia="游明朝" w:hAnsi="游明朝"/>
        </w:rPr>
      </w:pPr>
      <w:r>
        <w:rPr>
          <w:rFonts w:ascii="游明朝" w:eastAsia="游明朝" w:hAnsi="游明朝"/>
        </w:rPr>
        <w:t xml:space="preserve">　</w:t>
      </w:r>
      <w:r w:rsidR="004D02AA">
        <w:rPr>
          <w:rFonts w:ascii="游明朝" w:eastAsia="游明朝" w:hAnsi="游明朝"/>
        </w:rPr>
        <w:t>クリニカルクエスチョン</w:t>
      </w:r>
      <w:r w:rsidR="00B7230A">
        <w:rPr>
          <w:rFonts w:ascii="游明朝" w:eastAsia="游明朝" w:hAnsi="游明朝"/>
        </w:rPr>
        <w:t>とは</w:t>
      </w:r>
      <w:r w:rsidR="00017032">
        <w:rPr>
          <w:rFonts w:ascii="游明朝" w:eastAsia="游明朝" w:hAnsi="游明朝" w:hint="eastAsia"/>
        </w:rPr>
        <w:t>患者さんを診療している際に生まれた疑問です.</w:t>
      </w:r>
      <w:r w:rsidR="004D02AA">
        <w:rPr>
          <w:rFonts w:ascii="游明朝" w:eastAsia="游明朝" w:hAnsi="游明朝"/>
        </w:rPr>
        <w:t xml:space="preserve"> </w:t>
      </w:r>
      <w:r w:rsidR="00B7230A">
        <w:rPr>
          <w:rFonts w:ascii="游明朝" w:eastAsia="游明朝" w:hAnsi="游明朝"/>
        </w:rPr>
        <w:t>例</w:t>
      </w:r>
      <w:r w:rsidR="00017032">
        <w:rPr>
          <w:rFonts w:ascii="游明朝" w:eastAsia="游明朝" w:hAnsi="游明朝" w:hint="eastAsia"/>
        </w:rPr>
        <w:t xml:space="preserve">をだすと, </w:t>
      </w:r>
      <w:r w:rsidR="001E71B5">
        <w:rPr>
          <w:rFonts w:ascii="游明朝" w:eastAsia="游明朝" w:hAnsi="游明朝"/>
        </w:rPr>
        <w:t>”肺炎の原因菌は喀痰培養でも検出されない例が多いけど</w:t>
      </w:r>
      <w:r w:rsidR="001E71B5">
        <w:rPr>
          <w:rFonts w:ascii="游明朝" w:eastAsia="游明朝" w:hAnsi="游明朝" w:hint="eastAsia"/>
        </w:rPr>
        <w:t>,</w:t>
      </w:r>
      <w:r w:rsidR="001E71B5">
        <w:rPr>
          <w:rFonts w:ascii="游明朝" w:eastAsia="游明朝" w:hAnsi="游明朝"/>
        </w:rPr>
        <w:t xml:space="preserve"> どうしたら確実に原因菌がわかる？”といったものです</w:t>
      </w:r>
      <w:r w:rsidR="004D02AA">
        <w:rPr>
          <w:rFonts w:ascii="游明朝" w:eastAsia="游明朝" w:hAnsi="游明朝"/>
        </w:rPr>
        <w:t>.</w:t>
      </w:r>
      <w:r w:rsidR="001E71B5">
        <w:rPr>
          <w:rFonts w:ascii="游明朝" w:eastAsia="游明朝" w:hAnsi="游明朝"/>
        </w:rPr>
        <w:t xml:space="preserve"> 実はこれ</w:t>
      </w:r>
      <w:r w:rsidR="001E71B5">
        <w:rPr>
          <w:rFonts w:ascii="游明朝" w:eastAsia="游明朝" w:hAnsi="游明朝" w:hint="eastAsia"/>
        </w:rPr>
        <w:t>D</w:t>
      </w:r>
      <w:r w:rsidR="001E71B5">
        <w:rPr>
          <w:rFonts w:ascii="游明朝" w:eastAsia="游明朝" w:hAnsi="游明朝"/>
        </w:rPr>
        <w:t>r.しもだがずーっと考えているテーマです. でも肺炎診療を行っ</w:t>
      </w:r>
      <w:r w:rsidR="00B7230A">
        <w:rPr>
          <w:rFonts w:ascii="游明朝" w:eastAsia="游明朝" w:hAnsi="游明朝"/>
        </w:rPr>
        <w:t>ている</w:t>
      </w:r>
      <w:r w:rsidR="001E71B5">
        <w:rPr>
          <w:rFonts w:ascii="游明朝" w:eastAsia="游明朝" w:hAnsi="游明朝"/>
        </w:rPr>
        <w:t>先生なら同じ</w:t>
      </w:r>
      <w:r w:rsidR="00B7230A">
        <w:rPr>
          <w:rFonts w:ascii="游明朝" w:eastAsia="游明朝" w:hAnsi="游明朝"/>
        </w:rPr>
        <w:t>ことを</w:t>
      </w:r>
      <w:r w:rsidR="008B2F24">
        <w:rPr>
          <w:rFonts w:ascii="游明朝" w:eastAsia="游明朝" w:hAnsi="游明朝" w:hint="eastAsia"/>
        </w:rPr>
        <w:t>感じている</w:t>
      </w:r>
      <w:r w:rsidR="00B7230A">
        <w:rPr>
          <w:rFonts w:ascii="游明朝" w:eastAsia="游明朝" w:hAnsi="游明朝"/>
        </w:rPr>
        <w:t>はず</w:t>
      </w:r>
      <w:r w:rsidR="001E71B5">
        <w:rPr>
          <w:rFonts w:ascii="游明朝" w:eastAsia="游明朝" w:hAnsi="游明朝" w:hint="eastAsia"/>
        </w:rPr>
        <w:t>.</w:t>
      </w:r>
      <w:r w:rsidR="001E71B5">
        <w:rPr>
          <w:rFonts w:ascii="游明朝" w:eastAsia="游明朝" w:hAnsi="游明朝"/>
        </w:rPr>
        <w:t xml:space="preserve"> </w:t>
      </w:r>
      <w:r w:rsidR="00416DC0">
        <w:rPr>
          <w:rFonts w:ascii="游明朝" w:eastAsia="游明朝" w:hAnsi="游明朝"/>
        </w:rPr>
        <w:t>ここで</w:t>
      </w:r>
      <w:r w:rsidR="001E71B5">
        <w:rPr>
          <w:rFonts w:ascii="游明朝" w:eastAsia="游明朝" w:hAnsi="游明朝"/>
        </w:rPr>
        <w:t>「そういうもんだよね」で終わらせないことが大事です</w:t>
      </w:r>
      <w:r w:rsidR="001E71B5">
        <w:rPr>
          <w:rFonts w:ascii="游明朝" w:eastAsia="游明朝" w:hAnsi="游明朝" w:hint="eastAsia"/>
        </w:rPr>
        <w:t>.</w:t>
      </w:r>
      <w:r w:rsidR="001E71B5">
        <w:rPr>
          <w:rFonts w:ascii="游明朝" w:eastAsia="游明朝" w:hAnsi="游明朝"/>
        </w:rPr>
        <w:t xml:space="preserve"> </w:t>
      </w:r>
      <w:r w:rsidR="00416DC0">
        <w:rPr>
          <w:rFonts w:ascii="游明朝" w:eastAsia="游明朝" w:hAnsi="游明朝"/>
        </w:rPr>
        <w:t>どうすれば</w:t>
      </w:r>
      <w:r w:rsidR="009D7964">
        <w:rPr>
          <w:rFonts w:ascii="游明朝" w:eastAsia="游明朝" w:hAnsi="游明朝" w:hint="eastAsia"/>
        </w:rPr>
        <w:t>上手くいくの</w:t>
      </w:r>
      <w:r w:rsidR="00416DC0">
        <w:rPr>
          <w:rFonts w:ascii="游明朝" w:eastAsia="游明朝" w:hAnsi="游明朝"/>
        </w:rPr>
        <w:t>かを考</w:t>
      </w:r>
      <w:r w:rsidR="009D7964">
        <w:rPr>
          <w:rFonts w:ascii="游明朝" w:eastAsia="游明朝" w:hAnsi="游明朝" w:hint="eastAsia"/>
        </w:rPr>
        <w:t>えることから研究は始まります</w:t>
      </w:r>
      <w:r w:rsidR="00416DC0">
        <w:rPr>
          <w:rFonts w:ascii="游明朝" w:eastAsia="游明朝" w:hAnsi="游明朝" w:hint="eastAsia"/>
        </w:rPr>
        <w:t>.</w:t>
      </w:r>
      <w:r w:rsidR="00416DC0">
        <w:rPr>
          <w:rFonts w:ascii="游明朝" w:eastAsia="游明朝" w:hAnsi="游明朝"/>
        </w:rPr>
        <w:t xml:space="preserve"> </w:t>
      </w:r>
      <w:r w:rsidR="009D7964">
        <w:rPr>
          <w:rFonts w:ascii="游明朝" w:eastAsia="游明朝" w:hAnsi="游明朝" w:hint="eastAsia"/>
        </w:rPr>
        <w:t xml:space="preserve">例えば, </w:t>
      </w:r>
      <w:r w:rsidR="00416DC0">
        <w:rPr>
          <w:rFonts w:ascii="游明朝" w:eastAsia="游明朝" w:hAnsi="游明朝" w:hint="eastAsia"/>
        </w:rPr>
        <w:t>D</w:t>
      </w:r>
      <w:r w:rsidR="00416DC0">
        <w:rPr>
          <w:rFonts w:ascii="游明朝" w:eastAsia="游明朝" w:hAnsi="游明朝"/>
        </w:rPr>
        <w:t>r.しもだは咳嗽にも菌が混じるはずだと考え</w:t>
      </w:r>
      <w:r w:rsidR="00416DC0">
        <w:rPr>
          <w:rFonts w:ascii="游明朝" w:eastAsia="游明朝" w:hAnsi="游明朝" w:hint="eastAsia"/>
        </w:rPr>
        <w:t>,</w:t>
      </w:r>
      <w:r w:rsidR="00416DC0">
        <w:rPr>
          <w:rFonts w:ascii="游明朝" w:eastAsia="游明朝" w:hAnsi="游明朝"/>
        </w:rPr>
        <w:t xml:space="preserve"> 咳嗽を</w:t>
      </w:r>
      <w:r w:rsidR="009D7964">
        <w:rPr>
          <w:rFonts w:ascii="游明朝" w:eastAsia="游明朝" w:hAnsi="游明朝" w:hint="eastAsia"/>
        </w:rPr>
        <w:t>吹きかけた</w:t>
      </w:r>
      <w:r w:rsidR="00416DC0">
        <w:rPr>
          <w:rFonts w:ascii="游明朝" w:eastAsia="游明朝" w:hAnsi="游明朝"/>
        </w:rPr>
        <w:t>プレパラート</w:t>
      </w:r>
      <w:r w:rsidR="009D7964">
        <w:rPr>
          <w:rFonts w:ascii="游明朝" w:eastAsia="游明朝" w:hAnsi="游明朝" w:hint="eastAsia"/>
        </w:rPr>
        <w:t xml:space="preserve">を咳嗽回数で分けて, </w:t>
      </w:r>
      <w:r w:rsidR="00416DC0">
        <w:rPr>
          <w:rFonts w:ascii="游明朝" w:eastAsia="游明朝" w:hAnsi="游明朝"/>
        </w:rPr>
        <w:t>グラム染色してみました</w:t>
      </w:r>
      <w:r w:rsidR="00416DC0">
        <w:rPr>
          <w:rFonts w:ascii="游明朝" w:eastAsia="游明朝" w:hAnsi="游明朝" w:hint="eastAsia"/>
        </w:rPr>
        <w:t>.</w:t>
      </w:r>
      <w:r w:rsidR="00416DC0">
        <w:rPr>
          <w:rFonts w:ascii="游明朝" w:eastAsia="游明朝" w:hAnsi="游明朝"/>
        </w:rPr>
        <w:t xml:space="preserve"> 残念ながら全く細胞成分が</w:t>
      </w:r>
      <w:r w:rsidR="008B2F24">
        <w:rPr>
          <w:rFonts w:ascii="游明朝" w:eastAsia="游明朝" w:hAnsi="游明朝" w:hint="eastAsia"/>
        </w:rPr>
        <w:t>見えず</w:t>
      </w:r>
      <w:r w:rsidR="00416DC0">
        <w:rPr>
          <w:rFonts w:ascii="游明朝" w:eastAsia="游明朝" w:hAnsi="游明朝" w:hint="eastAsia"/>
        </w:rPr>
        <w:t>,</w:t>
      </w:r>
      <w:r w:rsidR="00416DC0">
        <w:rPr>
          <w:rFonts w:ascii="游明朝" w:eastAsia="游明朝" w:hAnsi="游明朝"/>
        </w:rPr>
        <w:t xml:space="preserve"> </w:t>
      </w:r>
      <w:r w:rsidR="008B2F24">
        <w:rPr>
          <w:rFonts w:ascii="游明朝" w:eastAsia="游明朝" w:hAnsi="游明朝" w:hint="eastAsia"/>
        </w:rPr>
        <w:t>この方法</w:t>
      </w:r>
      <w:r w:rsidR="00416DC0">
        <w:rPr>
          <w:rFonts w:ascii="游明朝" w:eastAsia="游明朝" w:hAnsi="游明朝"/>
        </w:rPr>
        <w:t>では難しいことを悟りました. なお</w:t>
      </w:r>
      <w:r w:rsidR="00F83EE9">
        <w:rPr>
          <w:rFonts w:ascii="游明朝" w:eastAsia="游明朝" w:hAnsi="游明朝"/>
        </w:rPr>
        <w:t>咳嗽を培地に吹きかける研究は過去にありますが</w:t>
      </w:r>
      <w:r w:rsidR="00F83EE9">
        <w:rPr>
          <w:rFonts w:ascii="游明朝" w:eastAsia="游明朝" w:hAnsi="游明朝" w:hint="eastAsia"/>
        </w:rPr>
        <w:t>,</w:t>
      </w:r>
      <w:r w:rsidR="00F83EE9">
        <w:rPr>
          <w:rFonts w:ascii="游明朝" w:eastAsia="游明朝" w:hAnsi="游明朝"/>
        </w:rPr>
        <w:t xml:space="preserve"> 喀痰に比べ精度が低いと報告されています</w:t>
      </w:r>
      <w:r w:rsidR="001F10F2">
        <w:rPr>
          <w:rFonts w:ascii="游明朝" w:eastAsia="游明朝" w:hAnsi="游明朝"/>
        </w:rPr>
        <w:fldChar w:fldCharType="begin">
          <w:fldData xml:space="preserve">PEVuZE5vdGU+PENpdGU+PEF1dGhvcj5GZW5uPC9BdXRob3I+PFllYXI+MjAyMjwvWWVhcj48UmVj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</w:fldData>
        </w:fldChar>
      </w:r>
      <w:r w:rsidR="001F10F2">
        <w:rPr>
          <w:rFonts w:ascii="游明朝" w:eastAsia="游明朝" w:hAnsi="游明朝"/>
        </w:rPr>
        <w:instrText xml:space="preserve"> ADDIN EN.CITE </w:instrText>
      </w:r>
      <w:r w:rsidR="001F10F2">
        <w:rPr>
          <w:rFonts w:ascii="游明朝" w:eastAsia="游明朝" w:hAnsi="游明朝"/>
        </w:rPr>
        <w:fldChar w:fldCharType="begin">
          <w:fldData xml:space="preserve">PEVuZE5vdGU+PENpdGU+PEF1dGhvcj5GZW5uPC9BdXRob3I+PFllYXI+MjAyMjwvWWVhcj48UmVj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</w:fldData>
        </w:fldChar>
      </w:r>
      <w:r w:rsidR="001F10F2">
        <w:rPr>
          <w:rFonts w:ascii="游明朝" w:eastAsia="游明朝" w:hAnsi="游明朝"/>
        </w:rPr>
        <w:instrText xml:space="preserve"> ADDIN EN.CITE.DATA </w:instrText>
      </w:r>
      <w:r w:rsidR="001F10F2">
        <w:rPr>
          <w:rFonts w:ascii="游明朝" w:eastAsia="游明朝" w:hAnsi="游明朝"/>
        </w:rPr>
      </w:r>
      <w:r w:rsidR="001F10F2">
        <w:rPr>
          <w:rFonts w:ascii="游明朝" w:eastAsia="游明朝" w:hAnsi="游明朝"/>
        </w:rPr>
        <w:fldChar w:fldCharType="end"/>
      </w:r>
      <w:r w:rsidR="001F10F2">
        <w:rPr>
          <w:rFonts w:ascii="游明朝" w:eastAsia="游明朝" w:hAnsi="游明朝"/>
        </w:rPr>
      </w:r>
      <w:r w:rsidR="001F10F2">
        <w:rPr>
          <w:rFonts w:ascii="游明朝" w:eastAsia="游明朝" w:hAnsi="游明朝"/>
        </w:rPr>
        <w:fldChar w:fldCharType="separate"/>
      </w:r>
      <w:r w:rsidR="001F10F2">
        <w:rPr>
          <w:rFonts w:ascii="游明朝" w:eastAsia="游明朝" w:hAnsi="游明朝"/>
          <w:noProof/>
        </w:rPr>
        <w:t>[1]</w:t>
      </w:r>
      <w:r w:rsidR="001F10F2">
        <w:rPr>
          <w:rFonts w:ascii="游明朝" w:eastAsia="游明朝" w:hAnsi="游明朝"/>
        </w:rPr>
        <w:fldChar w:fldCharType="end"/>
      </w:r>
      <w:r w:rsidR="00F83EE9">
        <w:rPr>
          <w:rFonts w:ascii="游明朝" w:eastAsia="游明朝" w:hAnsi="游明朝" w:hint="eastAsia"/>
        </w:rPr>
        <w:t>.</w:t>
      </w:r>
      <w:r w:rsidR="00F83EE9">
        <w:rPr>
          <w:rFonts w:ascii="游明朝" w:eastAsia="游明朝" w:hAnsi="游明朝"/>
        </w:rPr>
        <w:t xml:space="preserve"> グラム染色で菌が見えればいけると思ったのですが…. </w:t>
      </w:r>
      <w:r w:rsidR="008B2F24">
        <w:rPr>
          <w:rFonts w:ascii="游明朝" w:eastAsia="游明朝" w:hAnsi="游明朝" w:hint="eastAsia"/>
        </w:rPr>
        <w:t>菌の同定は</w:t>
      </w:r>
      <w:r w:rsidR="00D21285">
        <w:rPr>
          <w:rFonts w:ascii="游明朝" w:eastAsia="游明朝" w:hAnsi="游明朝"/>
        </w:rPr>
        <w:t>今や遺伝子解析</w:t>
      </w:r>
      <w:r w:rsidR="008B2F24">
        <w:rPr>
          <w:rFonts w:ascii="游明朝" w:eastAsia="游明朝" w:hAnsi="游明朝" w:hint="eastAsia"/>
        </w:rPr>
        <w:t>の時代</w:t>
      </w:r>
      <w:r w:rsidR="00D21285">
        <w:rPr>
          <w:rFonts w:ascii="游明朝" w:eastAsia="游明朝" w:hAnsi="游明朝"/>
        </w:rPr>
        <w:t>です</w:t>
      </w:r>
      <w:r w:rsidR="00D21285">
        <w:rPr>
          <w:rFonts w:ascii="游明朝" w:eastAsia="游明朝" w:hAnsi="游明朝" w:hint="eastAsia"/>
        </w:rPr>
        <w:t>.</w:t>
      </w:r>
      <w:r w:rsidR="00D21285">
        <w:rPr>
          <w:rFonts w:ascii="游明朝" w:eastAsia="游明朝" w:hAnsi="游明朝"/>
        </w:rPr>
        <w:t xml:space="preserve"> ただ</w:t>
      </w:r>
      <w:r w:rsidR="008B2F24">
        <w:rPr>
          <w:rFonts w:ascii="游明朝" w:eastAsia="游明朝" w:hAnsi="游明朝" w:hint="eastAsia"/>
        </w:rPr>
        <w:t xml:space="preserve">し, </w:t>
      </w:r>
      <w:r w:rsidR="00D21285">
        <w:rPr>
          <w:rFonts w:ascii="游明朝" w:eastAsia="游明朝" w:hAnsi="游明朝"/>
        </w:rPr>
        <w:t>遺伝子検査はお金がかかり</w:t>
      </w:r>
      <w:r w:rsidR="00D21285">
        <w:rPr>
          <w:rFonts w:ascii="游明朝" w:eastAsia="游明朝" w:hAnsi="游明朝" w:hint="eastAsia"/>
        </w:rPr>
        <w:t>,</w:t>
      </w:r>
      <w:r w:rsidR="00D21285">
        <w:rPr>
          <w:rFonts w:ascii="游明朝" w:eastAsia="游明朝" w:hAnsi="游明朝"/>
        </w:rPr>
        <w:t xml:space="preserve"> 検査設備が必要ですので</w:t>
      </w:r>
      <w:r w:rsidR="00D21285">
        <w:rPr>
          <w:rFonts w:ascii="游明朝" w:eastAsia="游明朝" w:hAnsi="游明朝" w:hint="eastAsia"/>
        </w:rPr>
        <w:t>,</w:t>
      </w:r>
      <w:r w:rsidR="00D21285">
        <w:rPr>
          <w:rFonts w:ascii="游明朝" w:eastAsia="游明朝" w:hAnsi="游明朝"/>
        </w:rPr>
        <w:t xml:space="preserve"> いち臨床医が簡単にできるものではありません</w:t>
      </w:r>
      <w:r w:rsidR="00D21285">
        <w:rPr>
          <w:rFonts w:ascii="游明朝" w:eastAsia="游明朝" w:hAnsi="游明朝" w:hint="eastAsia"/>
        </w:rPr>
        <w:t>.</w:t>
      </w:r>
      <w:r w:rsidR="00D21285">
        <w:rPr>
          <w:rFonts w:ascii="游明朝" w:eastAsia="游明朝" w:hAnsi="游明朝"/>
        </w:rPr>
        <w:t xml:space="preserve"> </w:t>
      </w:r>
      <w:r w:rsidR="008B2F24">
        <w:rPr>
          <w:rFonts w:ascii="游明朝" w:eastAsia="游明朝" w:hAnsi="游明朝" w:hint="eastAsia"/>
        </w:rPr>
        <w:t xml:space="preserve">一方, </w:t>
      </w:r>
      <w:r w:rsidR="00DB2277">
        <w:rPr>
          <w:rFonts w:ascii="游明朝" w:eastAsia="游明朝" w:hAnsi="游明朝"/>
        </w:rPr>
        <w:t>グラム染色なら検査室でできますし</w:t>
      </w:r>
      <w:r w:rsidR="00DB2277">
        <w:rPr>
          <w:rFonts w:ascii="游明朝" w:eastAsia="游明朝" w:hAnsi="游明朝" w:hint="eastAsia"/>
        </w:rPr>
        <w:t>,</w:t>
      </w:r>
      <w:r w:rsidR="00DB2277">
        <w:rPr>
          <w:rFonts w:ascii="游明朝" w:eastAsia="游明朝" w:hAnsi="游明朝"/>
        </w:rPr>
        <w:t xml:space="preserve"> 工夫のしようがあるのではと考えました</w:t>
      </w:r>
      <w:r w:rsidR="00DB2277">
        <w:rPr>
          <w:rFonts w:ascii="游明朝" w:eastAsia="游明朝" w:hAnsi="游明朝" w:hint="eastAsia"/>
        </w:rPr>
        <w:t>.</w:t>
      </w:r>
      <w:r w:rsidR="00DB2277">
        <w:rPr>
          <w:rFonts w:ascii="游明朝" w:eastAsia="游明朝" w:hAnsi="游明朝"/>
        </w:rPr>
        <w:t xml:space="preserve"> このアイデアは実を結びませんでしたが</w:t>
      </w:r>
      <w:r w:rsidR="00DB2277">
        <w:rPr>
          <w:rFonts w:ascii="游明朝" w:eastAsia="游明朝" w:hAnsi="游明朝" w:hint="eastAsia"/>
        </w:rPr>
        <w:t xml:space="preserve">, </w:t>
      </w:r>
      <w:r w:rsidR="00D21285">
        <w:rPr>
          <w:rFonts w:ascii="游明朝" w:eastAsia="游明朝" w:hAnsi="游明朝"/>
        </w:rPr>
        <w:t>今ある環境と</w:t>
      </w:r>
      <w:r w:rsidR="00B81D07">
        <w:rPr>
          <w:rFonts w:ascii="游明朝" w:eastAsia="游明朝" w:hAnsi="游明朝"/>
        </w:rPr>
        <w:t>資金でできる</w:t>
      </w:r>
      <w:r w:rsidR="00DB2277">
        <w:rPr>
          <w:rFonts w:ascii="游明朝" w:eastAsia="游明朝" w:hAnsi="游明朝"/>
        </w:rPr>
        <w:t>ことを</w:t>
      </w:r>
      <w:r w:rsidR="005A7D9F">
        <w:rPr>
          <w:rFonts w:ascii="游明朝" w:eastAsia="游明朝" w:hAnsi="游明朝"/>
        </w:rPr>
        <w:t>トライ</w:t>
      </w:r>
      <w:r w:rsidR="008B2F24">
        <w:rPr>
          <w:rFonts w:ascii="游明朝" w:eastAsia="游明朝" w:hAnsi="游明朝" w:hint="eastAsia"/>
        </w:rPr>
        <w:t>することが重要です</w:t>
      </w:r>
      <w:r w:rsidR="00D21285">
        <w:rPr>
          <w:rFonts w:ascii="游明朝" w:eastAsia="游明朝" w:hAnsi="游明朝" w:hint="eastAsia"/>
        </w:rPr>
        <w:t>.</w:t>
      </w:r>
      <w:r w:rsidR="00D21285">
        <w:rPr>
          <w:rFonts w:ascii="游明朝" w:eastAsia="游明朝" w:hAnsi="游明朝"/>
        </w:rPr>
        <w:t xml:space="preserve"> </w:t>
      </w:r>
      <w:r w:rsidR="00A824A2">
        <w:rPr>
          <w:rFonts w:ascii="游明朝" w:eastAsia="游明朝" w:hAnsi="游明朝"/>
        </w:rPr>
        <w:t>研究はやりたいけどクリニカルクエスチョンが思い浮かばないという方がいます</w:t>
      </w:r>
      <w:r w:rsidR="00A824A2">
        <w:rPr>
          <w:rFonts w:ascii="游明朝" w:eastAsia="游明朝" w:hAnsi="游明朝" w:hint="eastAsia"/>
        </w:rPr>
        <w:t>.</w:t>
      </w:r>
      <w:r w:rsidR="00A824A2">
        <w:rPr>
          <w:rFonts w:ascii="游明朝" w:eastAsia="游明朝" w:hAnsi="游明朝"/>
        </w:rPr>
        <w:t xml:space="preserve"> </w:t>
      </w:r>
      <w:r w:rsidR="005A7D9F">
        <w:rPr>
          <w:rFonts w:ascii="游明朝" w:eastAsia="游明朝" w:hAnsi="游明朝"/>
        </w:rPr>
        <w:t>もうお気づき</w:t>
      </w:r>
      <w:ins w:id="5" w:author="83 00" w:date="2025-05-20T22:51:00Z" w16du:dateUtc="2025-05-20T13:51:00Z">
        <w:r w:rsidR="006827FB">
          <w:rPr>
            <w:rFonts w:ascii="游明朝" w:eastAsia="游明朝" w:hAnsi="游明朝" w:hint="eastAsia"/>
          </w:rPr>
          <w:t>か</w:t>
        </w:r>
      </w:ins>
      <w:r w:rsidR="005A7D9F">
        <w:rPr>
          <w:rFonts w:ascii="游明朝" w:eastAsia="游明朝" w:hAnsi="游明朝"/>
        </w:rPr>
        <w:t>と思いますが</w:t>
      </w:r>
      <w:r w:rsidR="005A7D9F">
        <w:rPr>
          <w:rFonts w:ascii="游明朝" w:eastAsia="游明朝" w:hAnsi="游明朝" w:hint="eastAsia"/>
        </w:rPr>
        <w:t>,</w:t>
      </w:r>
      <w:r w:rsidR="005A7D9F">
        <w:rPr>
          <w:rFonts w:ascii="游明朝" w:eastAsia="游明朝" w:hAnsi="游明朝"/>
        </w:rPr>
        <w:t xml:space="preserve"> クリニカルクエスチョンは診療をしてさえいれば誰しもが持ってい</w:t>
      </w:r>
      <w:r w:rsidR="008B2F24">
        <w:rPr>
          <w:rFonts w:ascii="游明朝" w:eastAsia="游明朝" w:hAnsi="游明朝" w:hint="eastAsia"/>
        </w:rPr>
        <w:t>るはずなんです</w:t>
      </w:r>
      <w:r w:rsidR="005A7D9F">
        <w:rPr>
          <w:rFonts w:ascii="游明朝" w:eastAsia="游明朝" w:hAnsi="游明朝" w:hint="eastAsia"/>
        </w:rPr>
        <w:t>.</w:t>
      </w:r>
      <w:r w:rsidR="005A7D9F">
        <w:rPr>
          <w:rFonts w:ascii="游明朝" w:eastAsia="游明朝" w:hAnsi="游明朝"/>
        </w:rPr>
        <w:t xml:space="preserve"> </w:t>
      </w:r>
      <w:r w:rsidR="00E65690">
        <w:rPr>
          <w:rFonts w:ascii="游明朝" w:eastAsia="游明朝" w:hAnsi="游明朝"/>
        </w:rPr>
        <w:t>“なぜ人は病気になるのか？”. これも立派なクリニカルクエスチョンです</w:t>
      </w:r>
      <w:r w:rsidR="00E65690">
        <w:rPr>
          <w:rFonts w:ascii="游明朝" w:eastAsia="游明朝" w:hAnsi="游明朝" w:hint="eastAsia"/>
        </w:rPr>
        <w:t>.</w:t>
      </w:r>
      <w:r w:rsidR="00E65690">
        <w:rPr>
          <w:rFonts w:ascii="游明朝" w:eastAsia="游明朝" w:hAnsi="游明朝"/>
        </w:rPr>
        <w:t xml:space="preserve"> クリニカルクエスチョンは身近にあふれているのですが</w:t>
      </w:r>
      <w:r w:rsidR="00E65690">
        <w:rPr>
          <w:rFonts w:ascii="游明朝" w:eastAsia="游明朝" w:hAnsi="游明朝" w:hint="eastAsia"/>
        </w:rPr>
        <w:t>,</w:t>
      </w:r>
      <w:r w:rsidR="00E65690">
        <w:rPr>
          <w:rFonts w:ascii="游明朝" w:eastAsia="游明朝" w:hAnsi="游明朝"/>
        </w:rPr>
        <w:t xml:space="preserve"> 自分の置かれている状</w:t>
      </w:r>
      <w:r w:rsidR="00E65690">
        <w:rPr>
          <w:rFonts w:ascii="游明朝" w:eastAsia="游明朝" w:hAnsi="游明朝"/>
        </w:rPr>
        <w:lastRenderedPageBreak/>
        <w:t>況ではどうにもならないからと</w:t>
      </w:r>
      <w:r w:rsidR="00E65690">
        <w:rPr>
          <w:rFonts w:ascii="游明朝" w:eastAsia="游明朝" w:hAnsi="游明朝" w:hint="eastAsia"/>
        </w:rPr>
        <w:t>,</w:t>
      </w:r>
      <w:r w:rsidR="00E65690">
        <w:rPr>
          <w:rFonts w:ascii="游明朝" w:eastAsia="游明朝" w:hAnsi="游明朝"/>
        </w:rPr>
        <w:t xml:space="preserve"> その問題について考えることを放棄してしまって</w:t>
      </w:r>
      <w:r w:rsidR="009D7964">
        <w:rPr>
          <w:rFonts w:ascii="游明朝" w:eastAsia="游明朝" w:hAnsi="游明朝" w:hint="eastAsia"/>
        </w:rPr>
        <w:t>はいません</w:t>
      </w:r>
      <w:del w:id="6" w:author="83 00" w:date="2025-05-20T22:10:00Z" w16du:dateUtc="2025-05-20T13:10:00Z">
        <w:r w:rsidR="009D7964" w:rsidDel="00695274">
          <w:rPr>
            <w:rFonts w:ascii="游明朝" w:eastAsia="游明朝" w:hAnsi="游明朝" w:hint="eastAsia"/>
          </w:rPr>
          <w:delText>でしょう</w:delText>
        </w:r>
      </w:del>
      <w:r w:rsidR="009D7964">
        <w:rPr>
          <w:rFonts w:ascii="游明朝" w:eastAsia="游明朝" w:hAnsi="游明朝" w:hint="eastAsia"/>
        </w:rPr>
        <w:t>か</w:t>
      </w:r>
      <w:r w:rsidR="00E65690">
        <w:rPr>
          <w:rFonts w:ascii="游明朝" w:eastAsia="游明朝" w:hAnsi="游明朝" w:hint="eastAsia"/>
        </w:rPr>
        <w:t>.</w:t>
      </w:r>
      <w:r w:rsidR="00E65690">
        <w:rPr>
          <w:rFonts w:ascii="游明朝" w:eastAsia="游明朝" w:hAnsi="游明朝"/>
        </w:rPr>
        <w:t xml:space="preserve"> </w:t>
      </w:r>
      <w:r w:rsidR="00280D6C">
        <w:rPr>
          <w:rFonts w:ascii="游明朝" w:eastAsia="游明朝" w:hAnsi="游明朝"/>
        </w:rPr>
        <w:t>たしかに“なぜ人は病気になるのか？”という疑問は壮大すぎます</w:t>
      </w:r>
      <w:r w:rsidR="00280D6C">
        <w:rPr>
          <w:rFonts w:ascii="游明朝" w:eastAsia="游明朝" w:hAnsi="游明朝" w:hint="eastAsia"/>
        </w:rPr>
        <w:t>.</w:t>
      </w:r>
      <w:r w:rsidR="00280D6C">
        <w:rPr>
          <w:rFonts w:ascii="游明朝" w:eastAsia="游明朝" w:hAnsi="游明朝"/>
        </w:rPr>
        <w:t xml:space="preserve"> おそらく</w:t>
      </w:r>
      <w:r w:rsidR="008B2F24">
        <w:rPr>
          <w:rFonts w:ascii="游明朝" w:eastAsia="游明朝" w:hAnsi="游明朝" w:hint="eastAsia"/>
        </w:rPr>
        <w:t>ゲノム</w:t>
      </w:r>
      <w:r w:rsidR="003F199A">
        <w:rPr>
          <w:rFonts w:ascii="游明朝" w:eastAsia="游明朝" w:hAnsi="游明朝"/>
        </w:rPr>
        <w:t>解析</w:t>
      </w:r>
      <w:r w:rsidR="00280D6C">
        <w:rPr>
          <w:rFonts w:ascii="游明朝" w:eastAsia="游明朝" w:hAnsi="游明朝"/>
        </w:rPr>
        <w:t>とか進化学</w:t>
      </w:r>
      <w:r w:rsidR="00280D6C">
        <w:rPr>
          <w:rFonts w:ascii="游明朝" w:eastAsia="游明朝" w:hAnsi="游明朝" w:hint="eastAsia"/>
        </w:rPr>
        <w:t>,</w:t>
      </w:r>
      <w:r w:rsidR="00280D6C">
        <w:rPr>
          <w:rFonts w:ascii="游明朝" w:eastAsia="游明朝" w:hAnsi="游明朝"/>
        </w:rPr>
        <w:t xml:space="preserve"> もはや哲学</w:t>
      </w:r>
      <w:r w:rsidR="003F199A">
        <w:rPr>
          <w:rFonts w:ascii="游明朝" w:eastAsia="游明朝" w:hAnsi="游明朝"/>
        </w:rPr>
        <w:t>の分野</w:t>
      </w:r>
      <w:r w:rsidR="00280D6C">
        <w:rPr>
          <w:rFonts w:ascii="游明朝" w:eastAsia="游明朝" w:hAnsi="游明朝"/>
        </w:rPr>
        <w:t>かもしれません</w:t>
      </w:r>
      <w:del w:id="7" w:author="83 00" w:date="2025-05-20T22:11:00Z" w16du:dateUtc="2025-05-20T13:11:00Z">
        <w:r w:rsidR="00280D6C" w:rsidDel="00695274">
          <w:rPr>
            <w:rFonts w:ascii="游明朝" w:eastAsia="游明朝" w:hAnsi="游明朝"/>
          </w:rPr>
          <w:delText>ね</w:delText>
        </w:r>
      </w:del>
      <w:r w:rsidR="00280D6C">
        <w:rPr>
          <w:rFonts w:ascii="游明朝" w:eastAsia="游明朝" w:hAnsi="游明朝" w:hint="eastAsia"/>
        </w:rPr>
        <w:t>.</w:t>
      </w:r>
      <w:r w:rsidR="00280D6C">
        <w:rPr>
          <w:rFonts w:ascii="游明朝" w:eastAsia="游明朝" w:hAnsi="游明朝"/>
        </w:rPr>
        <w:t xml:space="preserve"> </w:t>
      </w:r>
    </w:p>
    <w:p w14:paraId="07A3345C" w14:textId="77777777" w:rsidR="003A16D6" w:rsidRPr="008B2F24" w:rsidRDefault="003A16D6">
      <w:pPr>
        <w:rPr>
          <w:rFonts w:ascii="游明朝" w:eastAsia="游明朝" w:hAnsi="游明朝"/>
        </w:rPr>
      </w:pPr>
    </w:p>
    <w:p w14:paraId="0FD7FF5E" w14:textId="2EDDA377" w:rsidR="003F199A" w:rsidRPr="00D950E0" w:rsidRDefault="003F199A" w:rsidP="003F199A">
      <w:pPr>
        <w:ind w:left="210" w:hangingChars="100" w:hanging="210"/>
        <w:rPr>
          <w:rFonts w:ascii="游明朝" w:eastAsia="游明朝" w:hAnsi="游明朝"/>
        </w:rPr>
      </w:pPr>
      <w:r w:rsidRPr="00D950E0">
        <w:rPr>
          <w:rFonts w:ascii="游明朝" w:eastAsia="游明朝" w:hAnsi="游明朝" w:hint="eastAsia"/>
        </w:rPr>
        <w:t>Dr.イッチ「</w:t>
      </w:r>
      <w:r>
        <w:rPr>
          <w:rFonts w:ascii="游明朝" w:eastAsia="游明朝" w:hAnsi="游明朝" w:hint="eastAsia"/>
        </w:rPr>
        <w:t>なんだよ,</w:t>
      </w:r>
      <w:r>
        <w:rPr>
          <w:rFonts w:ascii="游明朝" w:eastAsia="游明朝" w:hAnsi="游明朝"/>
        </w:rPr>
        <w:t xml:space="preserve"> 結局うまい具合にクリニカルクエスチョンが出てこなかったら</w:t>
      </w:r>
      <w:r w:rsidR="009D7964">
        <w:rPr>
          <w:rFonts w:ascii="游明朝" w:eastAsia="游明朝" w:hAnsi="游明朝" w:hint="eastAsia"/>
        </w:rPr>
        <w:t>無理じゃん</w:t>
      </w:r>
      <w:r w:rsidRPr="00D950E0">
        <w:rPr>
          <w:rFonts w:ascii="游明朝" w:eastAsia="游明朝" w:hAnsi="游明朝" w:hint="eastAsia"/>
        </w:rPr>
        <w:t>」</w:t>
      </w:r>
    </w:p>
    <w:p w14:paraId="7ED45E5E" w14:textId="6B06E43D" w:rsidR="003F199A" w:rsidRDefault="003F199A" w:rsidP="003F199A">
      <w:pPr>
        <w:rPr>
          <w:rFonts w:ascii="游明朝" w:eastAsia="游明朝" w:hAnsi="游明朝"/>
        </w:rPr>
      </w:pPr>
      <w:r w:rsidRPr="00D950E0">
        <w:rPr>
          <w:rFonts w:ascii="游明朝" w:eastAsia="游明朝" w:hAnsi="游明朝" w:hint="eastAsia"/>
        </w:rPr>
        <w:t>てべ猫「</w:t>
      </w:r>
      <w:r>
        <w:rPr>
          <w:rFonts w:ascii="游明朝" w:eastAsia="游明朝" w:hAnsi="游明朝" w:hint="eastAsia"/>
        </w:rPr>
        <w:t>もうちょっと絞って考えてみたら？例えば,</w:t>
      </w:r>
      <w:r>
        <w:rPr>
          <w:rFonts w:ascii="游明朝" w:eastAsia="游明朝" w:hAnsi="游明朝"/>
        </w:rPr>
        <w:t xml:space="preserve"> “なぜ肺炎になるのか？”</w:t>
      </w:r>
      <w:r w:rsidR="00633C5C">
        <w:rPr>
          <w:rFonts w:ascii="游明朝" w:eastAsia="游明朝" w:hAnsi="游明朝" w:hint="eastAsia"/>
        </w:rPr>
        <w:t>とか</w:t>
      </w:r>
      <w:r w:rsidRPr="00D950E0">
        <w:rPr>
          <w:rFonts w:ascii="游明朝" w:eastAsia="游明朝" w:hAnsi="游明朝" w:hint="eastAsia"/>
        </w:rPr>
        <w:t>」</w:t>
      </w:r>
    </w:p>
    <w:p w14:paraId="2E54E961" w14:textId="6EEE393E" w:rsidR="003F199A" w:rsidRPr="003F199A" w:rsidRDefault="003F199A" w:rsidP="003F199A">
      <w:pPr>
        <w:ind w:left="210" w:hangingChars="100" w:hanging="210"/>
        <w:rPr>
          <w:rFonts w:ascii="游明朝" w:eastAsia="游明朝" w:hAnsi="游明朝"/>
        </w:rPr>
      </w:pPr>
      <w:r w:rsidRPr="00D950E0">
        <w:rPr>
          <w:rFonts w:ascii="游明朝" w:eastAsia="游明朝" w:hAnsi="游明朝" w:hint="eastAsia"/>
        </w:rPr>
        <w:t>Dr.イッチ</w:t>
      </w:r>
      <w:r>
        <w:rPr>
          <w:rFonts w:ascii="游明朝" w:eastAsia="游明朝" w:hAnsi="游明朝" w:hint="eastAsia"/>
        </w:rPr>
        <w:t>「</w:t>
      </w:r>
      <w:ins w:id="8" w:author="83 00" w:date="2025-05-20T22:13:00Z" w16du:dateUtc="2025-05-20T13:13:00Z">
        <w:r w:rsidR="00695274">
          <w:rPr>
            <w:rFonts w:ascii="游明朝" w:eastAsia="游明朝" w:hAnsi="游明朝" w:hint="eastAsia"/>
          </w:rPr>
          <w:t xml:space="preserve">なぜ肺炎になるのか？そうだな, </w:t>
        </w:r>
      </w:ins>
      <w:r w:rsidR="00AE4447">
        <w:rPr>
          <w:rFonts w:ascii="游明朝" w:eastAsia="游明朝" w:hAnsi="游明朝" w:hint="eastAsia"/>
        </w:rPr>
        <w:t>肺炎</w:t>
      </w:r>
      <w:r w:rsidR="00715241">
        <w:rPr>
          <w:rFonts w:ascii="游明朝" w:eastAsia="游明朝" w:hAnsi="游明朝" w:hint="eastAsia"/>
        </w:rPr>
        <w:t>の発症は</w:t>
      </w:r>
      <w:r>
        <w:rPr>
          <w:rFonts w:ascii="游明朝" w:eastAsia="游明朝" w:hAnsi="游明朝"/>
        </w:rPr>
        <w:t>免疫とか気道の構造変化とか</w:t>
      </w:r>
      <w:r w:rsidR="00AE4447">
        <w:rPr>
          <w:rFonts w:ascii="游明朝" w:eastAsia="游明朝" w:hAnsi="游明朝" w:hint="eastAsia"/>
        </w:rPr>
        <w:t>関係してそうだな</w:t>
      </w:r>
      <w:r w:rsidR="00715241">
        <w:rPr>
          <w:rFonts w:ascii="游明朝" w:eastAsia="游明朝" w:hAnsi="游明朝"/>
        </w:rPr>
        <w:t>…</w:t>
      </w:r>
      <w:r>
        <w:rPr>
          <w:rFonts w:ascii="游明朝" w:eastAsia="游明朝" w:hAnsi="游明朝"/>
        </w:rPr>
        <w:t>少し具体的になってきた感じするけど</w:t>
      </w:r>
      <w:r w:rsidR="00715241">
        <w:rPr>
          <w:rFonts w:ascii="游明朝" w:eastAsia="游明朝" w:hAnsi="游明朝" w:hint="eastAsia"/>
        </w:rPr>
        <w:t xml:space="preserve">, </w:t>
      </w:r>
      <w:r>
        <w:rPr>
          <w:rFonts w:ascii="游明朝" w:eastAsia="游明朝" w:hAnsi="游明朝"/>
        </w:rPr>
        <w:t>やっぱ</w:t>
      </w:r>
      <w:r w:rsidR="00AE4447">
        <w:rPr>
          <w:rFonts w:ascii="游明朝" w:eastAsia="游明朝" w:hAnsi="游明朝" w:hint="eastAsia"/>
        </w:rPr>
        <w:t>まだ</w:t>
      </w:r>
      <w:r>
        <w:rPr>
          <w:rFonts w:ascii="游明朝" w:eastAsia="游明朝" w:hAnsi="游明朝"/>
        </w:rPr>
        <w:t>研究に生かせ</w:t>
      </w:r>
      <w:r w:rsidR="00AE4447">
        <w:rPr>
          <w:rFonts w:ascii="游明朝" w:eastAsia="游明朝" w:hAnsi="游明朝" w:hint="eastAsia"/>
        </w:rPr>
        <w:t>そうに</w:t>
      </w:r>
      <w:r>
        <w:rPr>
          <w:rFonts w:ascii="游明朝" w:eastAsia="游明朝" w:hAnsi="游明朝"/>
        </w:rPr>
        <w:t>ないな</w:t>
      </w:r>
      <w:r>
        <w:rPr>
          <w:rFonts w:ascii="游明朝" w:eastAsia="游明朝" w:hAnsi="游明朝" w:hint="eastAsia"/>
        </w:rPr>
        <w:t>」</w:t>
      </w:r>
    </w:p>
    <w:p w14:paraId="1B1C4F84" w14:textId="3E204C7E" w:rsidR="003A16D6" w:rsidRDefault="003F199A" w:rsidP="00D44D73">
      <w:pPr>
        <w:ind w:left="210" w:hangingChars="100" w:hanging="210"/>
        <w:rPr>
          <w:rFonts w:ascii="游明朝" w:eastAsia="游明朝" w:hAnsi="游明朝"/>
        </w:rPr>
      </w:pPr>
      <w:r>
        <w:rPr>
          <w:rFonts w:ascii="游明朝" w:eastAsia="游明朝" w:hAnsi="游明朝"/>
        </w:rPr>
        <w:t>てべ猫「もっと絞って</w:t>
      </w:r>
      <w:r>
        <w:rPr>
          <w:rFonts w:ascii="游明朝" w:eastAsia="游明朝" w:hAnsi="游明朝" w:hint="eastAsia"/>
        </w:rPr>
        <w:t>, 例えば肺炎のなかでも誤嚥性肺炎</w:t>
      </w:r>
      <w:r>
        <w:rPr>
          <w:rFonts w:ascii="游明朝" w:eastAsia="游明朝" w:hAnsi="游明朝"/>
        </w:rPr>
        <w:t>にターゲットを絞ってみてよ</w:t>
      </w:r>
      <w:r>
        <w:rPr>
          <w:rFonts w:ascii="游明朝" w:eastAsia="游明朝" w:hAnsi="游明朝" w:hint="eastAsia"/>
        </w:rPr>
        <w:t>.</w:t>
      </w:r>
      <w:r>
        <w:rPr>
          <w:rFonts w:ascii="游明朝" w:eastAsia="游明朝" w:hAnsi="游明朝"/>
        </w:rPr>
        <w:t xml:space="preserve"> ”なぜ嚥下機能が下がるのか”</w:t>
      </w:r>
      <w:r>
        <w:rPr>
          <w:rFonts w:ascii="游明朝" w:eastAsia="游明朝" w:hAnsi="游明朝" w:hint="eastAsia"/>
        </w:rPr>
        <w:t>,</w:t>
      </w:r>
      <w:r>
        <w:rPr>
          <w:rFonts w:ascii="游明朝" w:eastAsia="游明朝" w:hAnsi="游明朝"/>
        </w:rPr>
        <w:t xml:space="preserve"> “なぜサルコペニアになるのか”, “誤嚥性肺炎の診断が難しいのはなぜか”などどんどん派生して</w:t>
      </w:r>
      <w:del w:id="9" w:author="83 00" w:date="2025-05-20T22:51:00Z" w16du:dateUtc="2025-05-20T13:51:00Z">
        <w:r w:rsidDel="006827FB">
          <w:rPr>
            <w:rFonts w:ascii="游明朝" w:eastAsia="游明朝" w:hAnsi="游明朝" w:hint="eastAsia"/>
          </w:rPr>
          <w:delText>ゆ</w:delText>
        </w:r>
      </w:del>
      <w:ins w:id="10" w:author="83 00" w:date="2025-05-20T22:51:00Z" w16du:dateUtc="2025-05-20T13:51:00Z">
        <w:r w:rsidR="006827FB">
          <w:rPr>
            <w:rFonts w:ascii="游明朝" w:eastAsia="游明朝" w:hAnsi="游明朝" w:hint="eastAsia"/>
          </w:rPr>
          <w:t>い</w:t>
        </w:r>
      </w:ins>
      <w:r>
        <w:rPr>
          <w:rFonts w:ascii="游明朝" w:eastAsia="游明朝" w:hAnsi="游明朝"/>
        </w:rPr>
        <w:t>くでしょ？」</w:t>
      </w:r>
    </w:p>
    <w:p w14:paraId="1F4F53F7" w14:textId="32B40DAF" w:rsidR="003F199A" w:rsidRDefault="00D44D73" w:rsidP="00D44D73">
      <w:pPr>
        <w:ind w:left="210" w:hangingChars="100" w:hanging="210"/>
        <w:rPr>
          <w:rFonts w:ascii="游明朝" w:eastAsia="游明朝" w:hAnsi="游明朝"/>
        </w:rPr>
      </w:pPr>
      <w:r w:rsidRPr="00D950E0">
        <w:rPr>
          <w:rFonts w:ascii="游明朝" w:eastAsia="游明朝" w:hAnsi="游明朝" w:hint="eastAsia"/>
        </w:rPr>
        <w:t>Dr.イッチ</w:t>
      </w:r>
      <w:r>
        <w:rPr>
          <w:rFonts w:ascii="游明朝" w:eastAsia="游明朝" w:hAnsi="游明朝" w:hint="eastAsia"/>
        </w:rPr>
        <w:t>「</w:t>
      </w:r>
      <w:ins w:id="11" w:author="83 00" w:date="2025-05-20T22:13:00Z" w16du:dateUtc="2025-05-20T13:13:00Z">
        <w:r w:rsidR="00695274">
          <w:rPr>
            <w:rFonts w:ascii="游明朝" w:eastAsia="游明朝" w:hAnsi="游明朝" w:hint="eastAsia"/>
          </w:rPr>
          <w:t>あー</w:t>
        </w:r>
      </w:ins>
      <w:r>
        <w:rPr>
          <w:rFonts w:ascii="游明朝" w:eastAsia="游明朝" w:hAnsi="游明朝" w:hint="eastAsia"/>
        </w:rPr>
        <w:t>なんかちょっと分かってきた.</w:t>
      </w:r>
      <w:r>
        <w:rPr>
          <w:rFonts w:ascii="游明朝" w:eastAsia="游明朝" w:hAnsi="游明朝"/>
        </w:rPr>
        <w:t xml:space="preserve"> </w:t>
      </w:r>
      <w:r w:rsidR="000E3A82">
        <w:rPr>
          <w:rFonts w:ascii="游明朝" w:eastAsia="游明朝" w:hAnsi="游明朝"/>
        </w:rPr>
        <w:t>てべ猫が</w:t>
      </w:r>
      <w:r w:rsidR="00732D1D">
        <w:rPr>
          <w:rFonts w:ascii="游明朝" w:eastAsia="游明朝" w:hAnsi="游明朝" w:hint="eastAsia"/>
        </w:rPr>
        <w:t>挙げた例は</w:t>
      </w:r>
      <w:r>
        <w:rPr>
          <w:rFonts w:ascii="游明朝" w:eastAsia="游明朝" w:hAnsi="游明朝"/>
        </w:rPr>
        <w:t>全部診断についてだけど</w:t>
      </w:r>
      <w:r>
        <w:rPr>
          <w:rFonts w:ascii="游明朝" w:eastAsia="游明朝" w:hAnsi="游明朝" w:hint="eastAsia"/>
        </w:rPr>
        <w:t>,</w:t>
      </w:r>
      <w:r>
        <w:rPr>
          <w:rFonts w:ascii="游明朝" w:eastAsia="游明朝" w:hAnsi="游明朝"/>
        </w:rPr>
        <w:t xml:space="preserve"> 治療に焦点を当てれば</w:t>
      </w:r>
      <w:r>
        <w:rPr>
          <w:rFonts w:ascii="游明朝" w:eastAsia="游明朝" w:hAnsi="游明朝" w:hint="eastAsia"/>
        </w:rPr>
        <w:t>,</w:t>
      </w:r>
      <w:r>
        <w:rPr>
          <w:rFonts w:ascii="游明朝" w:eastAsia="游明朝" w:hAnsi="游明朝"/>
        </w:rPr>
        <w:t xml:space="preserve"> ”誤嚥性肺炎を起こした患者さんに最適な食事形態は”とか”とろみ</w:t>
      </w:r>
      <w:r w:rsidR="000E3A82">
        <w:rPr>
          <w:rFonts w:ascii="游明朝" w:eastAsia="游明朝" w:hAnsi="游明朝"/>
        </w:rPr>
        <w:t>は</w:t>
      </w:r>
      <w:r>
        <w:rPr>
          <w:rFonts w:ascii="游明朝" w:eastAsia="游明朝" w:hAnsi="游明朝"/>
        </w:rPr>
        <w:t>意味があるのか”とか</w:t>
      </w:r>
      <w:r w:rsidR="00732D1D">
        <w:rPr>
          <w:rFonts w:ascii="游明朝" w:eastAsia="游明朝" w:hAnsi="游明朝" w:hint="eastAsia"/>
        </w:rPr>
        <w:t>も色々あるな</w:t>
      </w:r>
      <w:r>
        <w:rPr>
          <w:rFonts w:ascii="游明朝" w:eastAsia="游明朝" w:hAnsi="游明朝" w:hint="eastAsia"/>
        </w:rPr>
        <w:t>」</w:t>
      </w:r>
    </w:p>
    <w:p w14:paraId="69861015" w14:textId="45334BA1" w:rsidR="00D44D73" w:rsidRDefault="00D44D73">
      <w:pPr>
        <w:rPr>
          <w:rFonts w:ascii="游明朝" w:eastAsia="游明朝" w:hAnsi="游明朝"/>
        </w:rPr>
      </w:pPr>
      <w:r>
        <w:rPr>
          <w:rFonts w:ascii="游明朝" w:eastAsia="游明朝" w:hAnsi="游明朝"/>
        </w:rPr>
        <w:t>てべ猫「そうそう</w:t>
      </w:r>
      <w:r>
        <w:rPr>
          <w:rFonts w:ascii="游明朝" w:eastAsia="游明朝" w:hAnsi="游明朝" w:hint="eastAsia"/>
        </w:rPr>
        <w:t>.</w:t>
      </w:r>
      <w:r>
        <w:rPr>
          <w:rFonts w:ascii="游明朝" w:eastAsia="游明朝" w:hAnsi="游明朝"/>
        </w:rPr>
        <w:t xml:space="preserve"> </w:t>
      </w:r>
      <w:r w:rsidR="002F06C1">
        <w:rPr>
          <w:rFonts w:ascii="游明朝" w:eastAsia="游明朝" w:hAnsi="游明朝"/>
        </w:rPr>
        <w:t>考えれば考えるほどクリニカルクエスチョンは出てくるもんなんだ</w:t>
      </w:r>
      <w:r>
        <w:rPr>
          <w:rFonts w:ascii="游明朝" w:eastAsia="游明朝" w:hAnsi="游明朝"/>
        </w:rPr>
        <w:t>」</w:t>
      </w:r>
    </w:p>
    <w:p w14:paraId="5BE94C35" w14:textId="329256A3" w:rsidR="002F06C1" w:rsidRPr="003F199A" w:rsidRDefault="002F06C1">
      <w:pPr>
        <w:rPr>
          <w:rFonts w:ascii="游明朝" w:eastAsia="游明朝" w:hAnsi="游明朝"/>
        </w:rPr>
      </w:pPr>
      <w:r w:rsidRPr="00D950E0">
        <w:rPr>
          <w:rFonts w:ascii="游明朝" w:eastAsia="游明朝" w:hAnsi="游明朝" w:hint="eastAsia"/>
        </w:rPr>
        <w:t>Dr.イッチ</w:t>
      </w:r>
      <w:r>
        <w:rPr>
          <w:rFonts w:ascii="游明朝" w:eastAsia="游明朝" w:hAnsi="游明朝" w:hint="eastAsia"/>
        </w:rPr>
        <w:t>「</w:t>
      </w:r>
      <w:r w:rsidR="005E5708" w:rsidRPr="005E5708">
        <w:rPr>
          <w:rFonts w:ascii="游明朝" w:eastAsia="游明朝" w:hAnsi="游明朝" w:hint="eastAsia"/>
        </w:rPr>
        <w:t>すごい…</w:t>
      </w:r>
      <w:r w:rsidR="005E5708" w:rsidRPr="005E5708">
        <w:rPr>
          <w:rFonts w:ascii="游明朝" w:eastAsia="游明朝" w:hAnsi="游明朝"/>
        </w:rPr>
        <w:t>Dr.しもだが熱中するわけだ</w:t>
      </w:r>
      <w:r>
        <w:rPr>
          <w:rFonts w:ascii="游明朝" w:eastAsia="游明朝" w:hAnsi="游明朝" w:hint="eastAsia"/>
        </w:rPr>
        <w:t>」</w:t>
      </w:r>
    </w:p>
    <w:p w14:paraId="22BCD5CF" w14:textId="2C009BB9" w:rsidR="003F199A" w:rsidRDefault="005E5708" w:rsidP="005E5708">
      <w:pPr>
        <w:ind w:left="210" w:hangingChars="100" w:hanging="210"/>
        <w:rPr>
          <w:rFonts w:ascii="游明朝" w:eastAsia="游明朝" w:hAnsi="游明朝"/>
        </w:rPr>
      </w:pPr>
      <w:r>
        <w:rPr>
          <w:rFonts w:ascii="游明朝" w:eastAsia="游明朝" w:hAnsi="游明朝"/>
        </w:rPr>
        <w:t>てべ猫「ちなみに</w:t>
      </w:r>
      <w:r>
        <w:rPr>
          <w:rFonts w:ascii="游明朝" w:eastAsia="游明朝" w:hAnsi="游明朝" w:hint="eastAsia"/>
        </w:rPr>
        <w:t>,</w:t>
      </w:r>
      <w:r>
        <w:rPr>
          <w:rFonts w:ascii="游明朝" w:eastAsia="游明朝" w:hAnsi="游明朝"/>
        </w:rPr>
        <w:t xml:space="preserve"> とろみについては先行研究があるよ</w:t>
      </w:r>
      <w:r w:rsidR="001F10F2">
        <w:rPr>
          <w:rFonts w:ascii="游明朝" w:eastAsia="游明朝" w:hAnsi="游明朝"/>
        </w:rPr>
        <w:fldChar w:fldCharType="begin">
          <w:fldData xml:space="preserve">PEVuZE5vdGU+PENpdGU+PEF1dGhvcj5NYWtobmV2aWNoPC9BdXRob3I+PFllYXI+MjAyNDwvWWVh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</w:fldData>
        </w:fldChar>
      </w:r>
      <w:r w:rsidR="001F10F2">
        <w:rPr>
          <w:rFonts w:ascii="游明朝" w:eastAsia="游明朝" w:hAnsi="游明朝"/>
        </w:rPr>
        <w:instrText xml:space="preserve"> ADDIN EN.CITE </w:instrText>
      </w:r>
      <w:r w:rsidR="001F10F2">
        <w:rPr>
          <w:rFonts w:ascii="游明朝" w:eastAsia="游明朝" w:hAnsi="游明朝"/>
        </w:rPr>
        <w:fldChar w:fldCharType="begin">
          <w:fldData xml:space="preserve">PEVuZE5vdGU+PENpdGU+PEF1dGhvcj5NYWtobmV2aWNoPC9BdXRob3I+PFllYXI+MjAyNDwvWWVh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</w:fldData>
        </w:fldChar>
      </w:r>
      <w:r w:rsidR="001F10F2">
        <w:rPr>
          <w:rFonts w:ascii="游明朝" w:eastAsia="游明朝" w:hAnsi="游明朝"/>
        </w:rPr>
        <w:instrText xml:space="preserve"> ADDIN EN.CITE.DATA </w:instrText>
      </w:r>
      <w:r w:rsidR="001F10F2">
        <w:rPr>
          <w:rFonts w:ascii="游明朝" w:eastAsia="游明朝" w:hAnsi="游明朝"/>
        </w:rPr>
      </w:r>
      <w:r w:rsidR="001F10F2">
        <w:rPr>
          <w:rFonts w:ascii="游明朝" w:eastAsia="游明朝" w:hAnsi="游明朝"/>
        </w:rPr>
        <w:fldChar w:fldCharType="end"/>
      </w:r>
      <w:r w:rsidR="001F10F2">
        <w:rPr>
          <w:rFonts w:ascii="游明朝" w:eastAsia="游明朝" w:hAnsi="游明朝"/>
        </w:rPr>
      </w:r>
      <w:r w:rsidR="001F10F2">
        <w:rPr>
          <w:rFonts w:ascii="游明朝" w:eastAsia="游明朝" w:hAnsi="游明朝"/>
        </w:rPr>
        <w:fldChar w:fldCharType="separate"/>
      </w:r>
      <w:r w:rsidR="001F10F2">
        <w:rPr>
          <w:rFonts w:ascii="游明朝" w:eastAsia="游明朝" w:hAnsi="游明朝"/>
          <w:noProof/>
        </w:rPr>
        <w:t>[2]</w:t>
      </w:r>
      <w:r w:rsidR="001F10F2">
        <w:rPr>
          <w:rFonts w:ascii="游明朝" w:eastAsia="游明朝" w:hAnsi="游明朝"/>
        </w:rPr>
        <w:fldChar w:fldCharType="end"/>
      </w:r>
      <w:r>
        <w:rPr>
          <w:rFonts w:ascii="游明朝" w:eastAsia="游明朝" w:hAnsi="游明朝" w:hint="eastAsia"/>
        </w:rPr>
        <w:t>.</w:t>
      </w:r>
      <w:r>
        <w:rPr>
          <w:rFonts w:ascii="游明朝" w:eastAsia="游明朝" w:hAnsi="游明朝"/>
        </w:rPr>
        <w:t xml:space="preserve"> Dr.しもだがなぜ思いつかなかったのかって悔しがってた」</w:t>
      </w:r>
    </w:p>
    <w:p w14:paraId="56AA1FEB" w14:textId="02F9094C" w:rsidR="00407DDB" w:rsidRPr="005E5708" w:rsidRDefault="00407DDB" w:rsidP="005E5708">
      <w:pPr>
        <w:ind w:left="210" w:hangingChars="100" w:hanging="210"/>
        <w:rPr>
          <w:rFonts w:ascii="游明朝" w:eastAsia="游明朝" w:hAnsi="游明朝"/>
        </w:rPr>
      </w:pPr>
      <w:r>
        <w:rPr>
          <w:rFonts w:ascii="游明朝" w:eastAsia="游明朝" w:hAnsi="游明朝"/>
        </w:rPr>
        <w:t>Dr.イッチ「別に悔しがること</w:t>
      </w:r>
      <w:r w:rsidR="00183C8D">
        <w:rPr>
          <w:rFonts w:ascii="游明朝" w:eastAsia="游明朝" w:hAnsi="游明朝" w:hint="eastAsia"/>
        </w:rPr>
        <w:t>じゃ</w:t>
      </w:r>
      <w:r>
        <w:rPr>
          <w:rFonts w:ascii="游明朝" w:eastAsia="游明朝" w:hAnsi="游明朝"/>
        </w:rPr>
        <w:t>ないだろ」</w:t>
      </w:r>
    </w:p>
    <w:p w14:paraId="4163279D" w14:textId="77777777" w:rsidR="003F199A" w:rsidRPr="00407DDB" w:rsidRDefault="003F199A">
      <w:pPr>
        <w:rPr>
          <w:rFonts w:ascii="游明朝" w:eastAsia="游明朝" w:hAnsi="游明朝"/>
        </w:rPr>
      </w:pPr>
    </w:p>
    <w:p w14:paraId="7BA727AD" w14:textId="794552FB" w:rsidR="00407DDB" w:rsidRPr="003A16D6" w:rsidRDefault="00D91673" w:rsidP="00407DDB">
      <w:pPr>
        <w:rPr>
          <w:rFonts w:ascii="游明朝" w:eastAsia="游明朝" w:hAnsi="游明朝"/>
          <w:b/>
        </w:rPr>
      </w:pPr>
      <w:r>
        <w:rPr>
          <w:rFonts w:ascii="游明朝" w:eastAsia="游明朝" w:hAnsi="游明朝" w:hint="eastAsia"/>
          <w:b/>
        </w:rPr>
        <w:t>研究のアイデア</w:t>
      </w:r>
      <w:r w:rsidR="00407DDB">
        <w:rPr>
          <w:rFonts w:ascii="游明朝" w:eastAsia="游明朝" w:hAnsi="游明朝" w:hint="eastAsia"/>
          <w:b/>
        </w:rPr>
        <w:t>の出し方</w:t>
      </w:r>
    </w:p>
    <w:p w14:paraId="2ECBED95" w14:textId="7234610B" w:rsidR="001666E3" w:rsidRDefault="00407DDB">
      <w:pPr>
        <w:rPr>
          <w:rFonts w:ascii="游明朝" w:eastAsia="游明朝" w:hAnsi="游明朝"/>
        </w:rPr>
      </w:pPr>
      <w:r>
        <w:rPr>
          <w:rFonts w:ascii="游明朝" w:eastAsia="游明朝" w:hAnsi="游明朝"/>
        </w:rPr>
        <w:t xml:space="preserve">　</w:t>
      </w:r>
      <w:r w:rsidR="00A3263F">
        <w:rPr>
          <w:rFonts w:ascii="游明朝" w:eastAsia="游明朝" w:hAnsi="游明朝" w:hint="eastAsia"/>
        </w:rPr>
        <w:t>Dr.しもだが</w:t>
      </w:r>
      <w:r w:rsidR="00D91673">
        <w:rPr>
          <w:rFonts w:ascii="游明朝" w:eastAsia="游明朝" w:hAnsi="游明朝" w:hint="eastAsia"/>
        </w:rPr>
        <w:t>考えるアイデアの出し方は</w:t>
      </w:r>
      <w:r w:rsidR="00183C8D">
        <w:rPr>
          <w:rFonts w:ascii="游明朝" w:eastAsia="游明朝" w:hAnsi="游明朝" w:hint="eastAsia"/>
        </w:rPr>
        <w:t>7</w:t>
      </w:r>
      <w:r w:rsidR="00D91673">
        <w:rPr>
          <w:rFonts w:ascii="游明朝" w:eastAsia="游明朝" w:hAnsi="游明朝" w:hint="eastAsia"/>
        </w:rPr>
        <w:t>つあります.</w:t>
      </w:r>
      <w:r w:rsidR="003E0A18">
        <w:rPr>
          <w:rFonts w:ascii="游明朝" w:eastAsia="游明朝" w:hAnsi="游明朝" w:hint="eastAsia"/>
        </w:rPr>
        <w:t xml:space="preserve"> </w:t>
      </w:r>
      <w:r w:rsidR="00894891">
        <w:rPr>
          <w:rFonts w:ascii="游明朝" w:eastAsia="游明朝" w:hAnsi="游明朝" w:hint="eastAsia"/>
        </w:rPr>
        <w:t>完全に</w:t>
      </w:r>
      <w:r w:rsidR="00650AC2">
        <w:rPr>
          <w:rFonts w:ascii="游明朝" w:eastAsia="游明朝" w:hAnsi="游明朝"/>
        </w:rPr>
        <w:t>7</w:t>
      </w:r>
      <w:r w:rsidR="00894891">
        <w:rPr>
          <w:rFonts w:ascii="游明朝" w:eastAsia="游明朝" w:hAnsi="游明朝" w:hint="eastAsia"/>
        </w:rPr>
        <w:t xml:space="preserve">通りに別れているわけではなく, </w:t>
      </w:r>
      <w:r w:rsidR="001666E3">
        <w:rPr>
          <w:rFonts w:ascii="游明朝" w:eastAsia="游明朝" w:hAnsi="游明朝" w:hint="eastAsia"/>
        </w:rPr>
        <w:t>オーバーラップしている</w:t>
      </w:r>
      <w:ins w:id="12" w:author="83 00" w:date="2025-05-20T22:14:00Z" w16du:dateUtc="2025-05-20T13:14:00Z">
        <w:r w:rsidR="001516FA">
          <w:rPr>
            <w:rFonts w:ascii="游明朝" w:eastAsia="游明朝" w:hAnsi="游明朝" w:hint="eastAsia"/>
          </w:rPr>
          <w:t>場合</w:t>
        </w:r>
      </w:ins>
      <w:del w:id="13" w:author="83 00" w:date="2025-05-20T22:14:00Z" w16du:dateUtc="2025-05-20T13:14:00Z">
        <w:r w:rsidR="001666E3" w:rsidDel="001516FA">
          <w:rPr>
            <w:rFonts w:ascii="游明朝" w:eastAsia="游明朝" w:hAnsi="游明朝" w:hint="eastAsia"/>
          </w:rPr>
          <w:delText>も</w:delText>
        </w:r>
        <w:r w:rsidR="00894891" w:rsidDel="001516FA">
          <w:rPr>
            <w:rFonts w:ascii="游明朝" w:eastAsia="游明朝" w:hAnsi="游明朝" w:hint="eastAsia"/>
          </w:rPr>
          <w:delText>の</w:delText>
        </w:r>
      </w:del>
      <w:r w:rsidR="00894891">
        <w:rPr>
          <w:rFonts w:ascii="游明朝" w:eastAsia="游明朝" w:hAnsi="游明朝" w:hint="eastAsia"/>
        </w:rPr>
        <w:t>も</w:t>
      </w:r>
      <w:del w:id="14" w:author="83 00" w:date="2025-05-20T22:14:00Z" w16du:dateUtc="2025-05-20T13:14:00Z">
        <w:r w:rsidR="00894891" w:rsidDel="001516FA">
          <w:rPr>
            <w:rFonts w:ascii="游明朝" w:eastAsia="游明朝" w:hAnsi="游明朝" w:hint="eastAsia"/>
          </w:rPr>
          <w:delText>多いです</w:delText>
        </w:r>
      </w:del>
      <w:ins w:id="15" w:author="83 00" w:date="2025-05-20T22:14:00Z" w16du:dateUtc="2025-05-20T13:14:00Z">
        <w:r w:rsidR="001516FA">
          <w:rPr>
            <w:rFonts w:ascii="游明朝" w:eastAsia="游明朝" w:hAnsi="游明朝" w:hint="eastAsia"/>
          </w:rPr>
          <w:t>あります</w:t>
        </w:r>
      </w:ins>
      <w:r w:rsidR="00894891">
        <w:rPr>
          <w:rFonts w:ascii="游明朝" w:eastAsia="游明朝" w:hAnsi="游明朝" w:hint="eastAsia"/>
        </w:rPr>
        <w:t>.</w:t>
      </w:r>
      <w:r w:rsidR="001666E3">
        <w:rPr>
          <w:rFonts w:ascii="游明朝" w:eastAsia="游明朝" w:hAnsi="游明朝" w:hint="eastAsia"/>
        </w:rPr>
        <w:t xml:space="preserve"> 逆に複数の条件を組み合わせる方がより独自性が高まります. 100万人に1人しか思いつかないアイデアにはなかなか出会えませんが, 100人に1人が思いつくアイデアなら</w:t>
      </w:r>
      <w:ins w:id="16" w:author="83 00" w:date="2025-05-20T22:14:00Z" w16du:dateUtc="2025-05-20T13:14:00Z">
        <w:r w:rsidR="001516FA">
          <w:rPr>
            <w:rFonts w:ascii="游明朝" w:eastAsia="游明朝" w:hAnsi="游明朝" w:hint="eastAsia"/>
          </w:rPr>
          <w:t>なんとか</w:t>
        </w:r>
      </w:ins>
      <w:del w:id="17" w:author="83 00" w:date="2025-05-20T22:15:00Z" w16du:dateUtc="2025-05-20T13:15:00Z">
        <w:r w:rsidR="001666E3" w:rsidDel="001516FA">
          <w:rPr>
            <w:rFonts w:ascii="游明朝" w:eastAsia="游明朝" w:hAnsi="游明朝" w:hint="eastAsia"/>
          </w:rPr>
          <w:delText>思いつ</w:delText>
        </w:r>
        <w:r w:rsidR="00894891" w:rsidDel="001516FA">
          <w:rPr>
            <w:rFonts w:ascii="游明朝" w:eastAsia="游明朝" w:hAnsi="游明朝" w:hint="eastAsia"/>
          </w:rPr>
          <w:delText>き</w:delText>
        </w:r>
      </w:del>
      <w:ins w:id="18" w:author="83 00" w:date="2025-05-20T22:15:00Z" w16du:dateUtc="2025-05-20T13:15:00Z">
        <w:r w:rsidR="001516FA">
          <w:rPr>
            <w:rFonts w:ascii="游明朝" w:eastAsia="游明朝" w:hAnsi="游明朝" w:hint="eastAsia"/>
          </w:rPr>
          <w:t>なり</w:t>
        </w:r>
      </w:ins>
      <w:r w:rsidR="00894891">
        <w:rPr>
          <w:rFonts w:ascii="游明朝" w:eastAsia="游明朝" w:hAnsi="游明朝" w:hint="eastAsia"/>
        </w:rPr>
        <w:t>そうです</w:t>
      </w:r>
      <w:r w:rsidR="001666E3">
        <w:rPr>
          <w:rFonts w:ascii="游明朝" w:eastAsia="游明朝" w:hAnsi="游明朝" w:hint="eastAsia"/>
        </w:rPr>
        <w:t xml:space="preserve">よね. それを3つ組み合わせてみてください. 単純計算ですが, 1/100×1/100×1/100で100万人に1人に匹敵するアイデアになる可能性があります. </w:t>
      </w:r>
    </w:p>
    <w:p w14:paraId="05EC4043" w14:textId="77777777" w:rsidR="00D91673" w:rsidRPr="001666E3" w:rsidRDefault="00D91673">
      <w:pPr>
        <w:rPr>
          <w:rFonts w:ascii="游明朝" w:eastAsia="游明朝" w:hAnsi="游明朝"/>
        </w:rPr>
      </w:pPr>
    </w:p>
    <w:p w14:paraId="251862A4" w14:textId="5B9E7088" w:rsidR="00D91673" w:rsidRDefault="005031C2">
      <w:pPr>
        <w:rPr>
          <w:rFonts w:ascii="游明朝" w:eastAsia="游明朝" w:hAnsi="游明朝"/>
        </w:rPr>
      </w:pPr>
      <w:r>
        <w:rPr>
          <w:rFonts w:ascii="游明朝" w:eastAsia="游明朝" w:hAnsi="游明朝" w:hint="eastAsia"/>
        </w:rPr>
        <w:t>その</w:t>
      </w:r>
      <w:r w:rsidR="00D91673">
        <w:rPr>
          <w:rFonts w:ascii="游明朝" w:eastAsia="游明朝" w:hAnsi="游明朝" w:hint="eastAsia"/>
        </w:rPr>
        <w:t>①</w:t>
      </w:r>
      <w:r>
        <w:rPr>
          <w:rFonts w:ascii="游明朝" w:eastAsia="游明朝" w:hAnsi="游明朝" w:hint="eastAsia"/>
        </w:rPr>
        <w:t>：</w:t>
      </w:r>
      <w:r w:rsidR="00BB0FFE">
        <w:rPr>
          <w:rFonts w:ascii="游明朝" w:eastAsia="游明朝" w:hAnsi="游明朝" w:hint="eastAsia"/>
        </w:rPr>
        <w:t>臨床で感じた疑問をそのまま研究に生かす</w:t>
      </w:r>
    </w:p>
    <w:p w14:paraId="6D1D9486" w14:textId="325CBF85" w:rsidR="00295559" w:rsidRDefault="00295559">
      <w:pPr>
        <w:rPr>
          <w:rFonts w:ascii="游明朝" w:eastAsia="游明朝" w:hAnsi="游明朝"/>
        </w:rPr>
      </w:pPr>
      <w:r>
        <w:rPr>
          <w:rFonts w:ascii="游明朝" w:eastAsia="游明朝" w:hAnsi="游明朝" w:hint="eastAsia"/>
        </w:rPr>
        <w:t xml:space="preserve">　</w:t>
      </w:r>
      <w:r w:rsidR="00752753">
        <w:rPr>
          <w:rFonts w:ascii="游明朝" w:eastAsia="游明朝" w:hAnsi="游明朝" w:hint="eastAsia"/>
        </w:rPr>
        <w:t>日々の診療</w:t>
      </w:r>
      <w:r w:rsidR="00B40065">
        <w:rPr>
          <w:rFonts w:ascii="游明朝" w:eastAsia="游明朝" w:hAnsi="游明朝" w:hint="eastAsia"/>
        </w:rPr>
        <w:t>で, 「あれ？」と思うことありませんか？Dr.しもだはこの「あれ？」が大好きなんです. 教科書にはこう書かれているのに違うことが連続で起こっただけで調べたくなります. この疑問が</w:t>
      </w:r>
      <w:r w:rsidR="00B40065">
        <w:rPr>
          <w:rFonts w:ascii="游明朝" w:eastAsia="游明朝" w:hAnsi="游明朝"/>
        </w:rPr>
        <w:t>クリニカルクエスチョン</w:t>
      </w:r>
      <w:r w:rsidR="00B40065">
        <w:rPr>
          <w:rFonts w:ascii="游明朝" w:eastAsia="游明朝" w:hAnsi="游明朝" w:hint="eastAsia"/>
        </w:rPr>
        <w:t>に直結し, やがて研究へとつながります.</w:t>
      </w:r>
    </w:p>
    <w:p w14:paraId="1841B946" w14:textId="77777777" w:rsidR="00E53E7F" w:rsidRDefault="00E53E7F">
      <w:pPr>
        <w:rPr>
          <w:rFonts w:ascii="游明朝" w:eastAsia="游明朝" w:hAnsi="游明朝"/>
        </w:rPr>
      </w:pPr>
    </w:p>
    <w:p w14:paraId="57D11717" w14:textId="588A3703" w:rsidR="00B40065" w:rsidRPr="00B40065" w:rsidRDefault="00B40065">
      <w:pPr>
        <w:rPr>
          <w:rFonts w:ascii="游明朝" w:eastAsia="游明朝" w:hAnsi="游明朝"/>
        </w:rPr>
      </w:pPr>
      <w:r>
        <w:rPr>
          <w:rFonts w:ascii="游明朝" w:eastAsia="游明朝" w:hAnsi="游明朝" w:hint="eastAsia"/>
        </w:rPr>
        <w:t>（例）</w:t>
      </w:r>
    </w:p>
    <w:p w14:paraId="4E13F952" w14:textId="457EA754" w:rsidR="00357D8B" w:rsidRDefault="004539C4">
      <w:pPr>
        <w:rPr>
          <w:rFonts w:ascii="游明朝" w:eastAsia="游明朝" w:hAnsi="游明朝"/>
        </w:rPr>
      </w:pPr>
      <w:r>
        <w:rPr>
          <w:rFonts w:ascii="游明朝" w:eastAsia="游明朝" w:hAnsi="游明朝" w:hint="eastAsia"/>
        </w:rPr>
        <w:lastRenderedPageBreak/>
        <w:t>・胸水アデノシンデアミナーゼ（A</w:t>
      </w:r>
      <w:r w:rsidRPr="004539C4">
        <w:rPr>
          <w:rFonts w:ascii="游明朝" w:eastAsia="游明朝" w:hAnsi="游明朝"/>
        </w:rPr>
        <w:t>denosine deaminase</w:t>
      </w:r>
      <w:r>
        <w:rPr>
          <w:rFonts w:ascii="游明朝" w:eastAsia="游明朝" w:hAnsi="游明朝" w:hint="eastAsia"/>
        </w:rPr>
        <w:t>: ADA）は結核性胸膜炎の診断に有用ですが, 実際の診療においてしばしば</w:t>
      </w:r>
      <w:r w:rsidR="00357D8B">
        <w:rPr>
          <w:rFonts w:ascii="游明朝" w:eastAsia="游明朝" w:hAnsi="游明朝" w:hint="eastAsia"/>
        </w:rPr>
        <w:t>結核以外の疾患</w:t>
      </w:r>
      <w:r w:rsidR="00B40065">
        <w:rPr>
          <w:rFonts w:ascii="游明朝" w:eastAsia="游明朝" w:hAnsi="游明朝" w:hint="eastAsia"/>
        </w:rPr>
        <w:t>で</w:t>
      </w:r>
      <w:ins w:id="19" w:author="83 00" w:date="2025-05-20T22:19:00Z" w16du:dateUtc="2025-05-20T13:19:00Z">
        <w:r w:rsidR="005C12A7">
          <w:rPr>
            <w:rFonts w:ascii="游明朝" w:eastAsia="游明朝" w:hAnsi="游明朝" w:hint="eastAsia"/>
          </w:rPr>
          <w:t>も</w:t>
        </w:r>
      </w:ins>
      <w:r w:rsidR="00B40065">
        <w:rPr>
          <w:rFonts w:ascii="游明朝" w:eastAsia="游明朝" w:hAnsi="游明朝" w:hint="eastAsia"/>
        </w:rPr>
        <w:t>胸水ADA高値例</w:t>
      </w:r>
      <w:del w:id="20" w:author="83 00" w:date="2025-05-20T22:19:00Z" w16du:dateUtc="2025-05-20T13:19:00Z">
        <w:r w:rsidR="00B40065" w:rsidDel="005C12A7">
          <w:rPr>
            <w:rFonts w:ascii="游明朝" w:eastAsia="游明朝" w:hAnsi="游明朝" w:hint="eastAsia"/>
          </w:rPr>
          <w:delText>を</w:delText>
        </w:r>
      </w:del>
      <w:ins w:id="21" w:author="83 00" w:date="2025-05-20T22:19:00Z" w16du:dateUtc="2025-05-20T13:19:00Z">
        <w:r w:rsidR="005C12A7">
          <w:rPr>
            <w:rFonts w:ascii="游明朝" w:eastAsia="游明朝" w:hAnsi="游明朝" w:hint="eastAsia"/>
          </w:rPr>
          <w:t>が散見され</w:t>
        </w:r>
      </w:ins>
      <w:del w:id="22" w:author="83 00" w:date="2025-05-20T22:19:00Z" w16du:dateUtc="2025-05-20T13:19:00Z">
        <w:r w:rsidR="00B40065" w:rsidDel="005C12A7">
          <w:rPr>
            <w:rFonts w:ascii="游明朝" w:eastAsia="游明朝" w:hAnsi="游明朝" w:hint="eastAsia"/>
          </w:rPr>
          <w:delText>認め</w:delText>
        </w:r>
      </w:del>
      <w:r w:rsidR="00B40065">
        <w:rPr>
          <w:rFonts w:ascii="游明朝" w:eastAsia="游明朝" w:hAnsi="游明朝" w:hint="eastAsia"/>
        </w:rPr>
        <w:t>ます</w:t>
      </w:r>
      <w:r w:rsidR="00357D8B">
        <w:rPr>
          <w:rFonts w:ascii="游明朝" w:eastAsia="游明朝" w:hAnsi="游明朝" w:hint="eastAsia"/>
        </w:rPr>
        <w:t>.</w:t>
      </w:r>
    </w:p>
    <w:p w14:paraId="09E1D0D9" w14:textId="70436A75" w:rsidR="005031C2" w:rsidRDefault="005031C2">
      <w:pPr>
        <w:rPr>
          <w:rFonts w:ascii="游明朝" w:eastAsia="游明朝" w:hAnsi="游明朝"/>
        </w:rPr>
      </w:pPr>
      <w:r>
        <w:rPr>
          <w:rFonts w:ascii="游明朝" w:eastAsia="游明朝" w:hAnsi="游明朝" w:hint="eastAsia"/>
        </w:rPr>
        <w:t xml:space="preserve">　　　　　　↓</w:t>
      </w:r>
    </w:p>
    <w:p w14:paraId="05D0C8B1" w14:textId="69880699" w:rsidR="00BB0FFE" w:rsidRDefault="004539C4">
      <w:pPr>
        <w:rPr>
          <w:rFonts w:ascii="游明朝" w:eastAsia="游明朝" w:hAnsi="游明朝"/>
        </w:rPr>
      </w:pPr>
      <w:r>
        <w:rPr>
          <w:rFonts w:ascii="游明朝" w:eastAsia="游明朝" w:hAnsi="游明朝" w:hint="eastAsia"/>
        </w:rPr>
        <w:t>胸水</w:t>
      </w:r>
      <w:r w:rsidR="00BB0FFE">
        <w:rPr>
          <w:rFonts w:ascii="游明朝" w:eastAsia="游明朝" w:hAnsi="游明朝" w:hint="eastAsia"/>
        </w:rPr>
        <w:t>ADA</w:t>
      </w:r>
      <w:r>
        <w:rPr>
          <w:rFonts w:ascii="游明朝" w:eastAsia="游明朝" w:hAnsi="游明朝" w:hint="eastAsia"/>
        </w:rPr>
        <w:t>≧40U/Lの症例を収集し, 結核性胸膜炎の診断フローチャートを作成</w:t>
      </w:r>
      <w:r w:rsidR="00B43B87">
        <w:rPr>
          <w:rFonts w:ascii="游明朝" w:eastAsia="游明朝" w:hAnsi="游明朝" w:hint="eastAsia"/>
        </w:rPr>
        <w:t>（多機関共同研究）</w:t>
      </w:r>
      <w:r w:rsidR="00F11AD5">
        <w:rPr>
          <w:rFonts w:ascii="游明朝" w:eastAsia="游明朝" w:hAnsi="游明朝"/>
        </w:rPr>
        <w:fldChar w:fldCharType="begin">
          <w:fldData xml:space="preserve">PEVuZE5vdGU+PENpdGU+PEF1dGhvcj5TaGltb2RhPC9BdXRob3I+PFllYXI+MjAyMjwvWWVhcj48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</w:fldData>
        </w:fldChar>
      </w:r>
      <w:r w:rsidR="00F11AD5">
        <w:rPr>
          <w:rFonts w:ascii="游明朝" w:eastAsia="游明朝" w:hAnsi="游明朝"/>
        </w:rPr>
        <w:instrText xml:space="preserve"> ADDIN EN.CITE </w:instrText>
      </w:r>
      <w:r w:rsidR="00F11AD5">
        <w:rPr>
          <w:rFonts w:ascii="游明朝" w:eastAsia="游明朝" w:hAnsi="游明朝"/>
        </w:rPr>
        <w:fldChar w:fldCharType="begin">
          <w:fldData xml:space="preserve">PEVuZE5vdGU+PENpdGU+PEF1dGhvcj5TaGltb2RhPC9BdXRob3I+PFllYXI+MjAyMjwvWWVhcj48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</w:fldData>
        </w:fldChar>
      </w:r>
      <w:r w:rsidR="00F11AD5">
        <w:rPr>
          <w:rFonts w:ascii="游明朝" w:eastAsia="游明朝" w:hAnsi="游明朝"/>
        </w:rPr>
        <w:instrText xml:space="preserve"> ADDIN EN.CITE.DATA </w:instrText>
      </w:r>
      <w:r w:rsidR="00F11AD5">
        <w:rPr>
          <w:rFonts w:ascii="游明朝" w:eastAsia="游明朝" w:hAnsi="游明朝"/>
        </w:rPr>
      </w:r>
      <w:r w:rsidR="00F11AD5">
        <w:rPr>
          <w:rFonts w:ascii="游明朝" w:eastAsia="游明朝" w:hAnsi="游明朝"/>
        </w:rPr>
        <w:fldChar w:fldCharType="end"/>
      </w:r>
      <w:r w:rsidR="00F11AD5">
        <w:rPr>
          <w:rFonts w:ascii="游明朝" w:eastAsia="游明朝" w:hAnsi="游明朝"/>
        </w:rPr>
      </w:r>
      <w:r w:rsidR="00F11AD5">
        <w:rPr>
          <w:rFonts w:ascii="游明朝" w:eastAsia="游明朝" w:hAnsi="游明朝"/>
        </w:rPr>
        <w:fldChar w:fldCharType="separate"/>
      </w:r>
      <w:r w:rsidR="00F11AD5">
        <w:rPr>
          <w:rFonts w:ascii="游明朝" w:eastAsia="游明朝" w:hAnsi="游明朝"/>
          <w:noProof/>
        </w:rPr>
        <w:t>[3]</w:t>
      </w:r>
      <w:r w:rsidR="00F11AD5">
        <w:rPr>
          <w:rFonts w:ascii="游明朝" w:eastAsia="游明朝" w:hAnsi="游明朝"/>
        </w:rPr>
        <w:fldChar w:fldCharType="end"/>
      </w:r>
    </w:p>
    <w:p w14:paraId="12861279" w14:textId="77777777" w:rsidR="00146021" w:rsidRDefault="00146021">
      <w:pPr>
        <w:rPr>
          <w:rFonts w:ascii="游明朝" w:eastAsia="游明朝" w:hAnsi="游明朝"/>
        </w:rPr>
      </w:pPr>
    </w:p>
    <w:p w14:paraId="08275719" w14:textId="6E2AEF8D" w:rsidR="00146021" w:rsidRDefault="005031C2">
      <w:pPr>
        <w:rPr>
          <w:rFonts w:ascii="游明朝" w:eastAsia="游明朝" w:hAnsi="游明朝"/>
        </w:rPr>
      </w:pPr>
      <w:r>
        <w:rPr>
          <w:rFonts w:ascii="游明朝" w:eastAsia="游明朝" w:hAnsi="游明朝" w:hint="eastAsia"/>
        </w:rPr>
        <w:t>・</w:t>
      </w:r>
      <w:r w:rsidR="00B40065">
        <w:rPr>
          <w:rFonts w:ascii="游明朝" w:eastAsia="游明朝" w:hAnsi="游明朝" w:hint="eastAsia"/>
        </w:rPr>
        <w:t>2017年の日本呼吸器学会地方会</w:t>
      </w:r>
      <w:r w:rsidR="00183C8D">
        <w:rPr>
          <w:rFonts w:ascii="游明朝" w:eastAsia="游明朝" w:hAnsi="游明朝" w:hint="eastAsia"/>
        </w:rPr>
        <w:t xml:space="preserve">において, </w:t>
      </w:r>
      <w:r w:rsidR="00B40065">
        <w:rPr>
          <w:rFonts w:ascii="游明朝" w:eastAsia="游明朝" w:hAnsi="游明朝" w:hint="eastAsia"/>
        </w:rPr>
        <w:t>過敏性肺炎のサブタイプである</w:t>
      </w:r>
      <w:r w:rsidR="00BB0FFE">
        <w:rPr>
          <w:rFonts w:ascii="游明朝" w:eastAsia="游明朝" w:hAnsi="游明朝" w:hint="eastAsia"/>
        </w:rPr>
        <w:t>加湿器肺</w:t>
      </w:r>
      <w:r w:rsidR="00B40065">
        <w:rPr>
          <w:rFonts w:ascii="游明朝" w:eastAsia="游明朝" w:hAnsi="游明朝" w:hint="eastAsia"/>
        </w:rPr>
        <w:t xml:space="preserve">の1例を報告した際に過去の報告を集めました. </w:t>
      </w:r>
      <w:r w:rsidR="00183C8D">
        <w:rPr>
          <w:rFonts w:ascii="游明朝" w:eastAsia="游明朝" w:hAnsi="游明朝" w:hint="eastAsia"/>
        </w:rPr>
        <w:t>一般に</w:t>
      </w:r>
      <w:r w:rsidR="00B40065">
        <w:rPr>
          <w:rFonts w:ascii="游明朝" w:eastAsia="游明朝" w:hAnsi="游明朝" w:hint="eastAsia"/>
        </w:rPr>
        <w:t>過敏性肺炎</w:t>
      </w:r>
      <w:r w:rsidR="00183C8D">
        <w:rPr>
          <w:rFonts w:ascii="游明朝" w:eastAsia="游明朝" w:hAnsi="游明朝" w:hint="eastAsia"/>
        </w:rPr>
        <w:t>では</w:t>
      </w:r>
      <w:r w:rsidR="00146021" w:rsidRPr="00146021">
        <w:rPr>
          <w:rFonts w:ascii="游明朝" w:eastAsia="游明朝" w:hAnsi="游明朝"/>
        </w:rPr>
        <w:t>Krebs von den Lungen-6</w:t>
      </w:r>
      <w:r w:rsidR="00146021">
        <w:rPr>
          <w:rFonts w:ascii="游明朝" w:eastAsia="游明朝" w:hAnsi="游明朝" w:hint="eastAsia"/>
        </w:rPr>
        <w:t>（</w:t>
      </w:r>
      <w:r w:rsidR="00B40065" w:rsidRPr="00B40065">
        <w:rPr>
          <w:rFonts w:ascii="游明朝" w:eastAsia="游明朝" w:hAnsi="游明朝"/>
        </w:rPr>
        <w:t>KL-6</w:t>
      </w:r>
      <w:r w:rsidR="00146021">
        <w:rPr>
          <w:rFonts w:ascii="游明朝" w:eastAsia="游明朝" w:hAnsi="游明朝" w:hint="eastAsia"/>
        </w:rPr>
        <w:t>）が高値を示すはずなのに,</w:t>
      </w:r>
      <w:ins w:id="23" w:author="83 00" w:date="2025-05-20T22:51:00Z" w16du:dateUtc="2025-05-20T13:51:00Z">
        <w:r w:rsidR="006827FB">
          <w:rPr>
            <w:rFonts w:ascii="游明朝" w:eastAsia="游明朝" w:hAnsi="游明朝" w:hint="eastAsia"/>
          </w:rPr>
          <w:t xml:space="preserve"> </w:t>
        </w:r>
      </w:ins>
      <w:del w:id="24" w:author="83 00" w:date="2025-05-20T22:51:00Z" w16du:dateUtc="2025-05-20T13:51:00Z">
        <w:r w:rsidR="00146021" w:rsidDel="006827FB">
          <w:rPr>
            <w:rFonts w:ascii="游明朝" w:eastAsia="游明朝" w:hAnsi="游明朝" w:hint="eastAsia"/>
          </w:rPr>
          <w:delText xml:space="preserve">　</w:delText>
        </w:r>
      </w:del>
      <w:r w:rsidR="00146021">
        <w:rPr>
          <w:rFonts w:ascii="游明朝" w:eastAsia="游明朝" w:hAnsi="游明朝" w:hint="eastAsia"/>
        </w:rPr>
        <w:t>多くの加湿器肺でKL-6が正常～軽度高値にとどまりました</w:t>
      </w:r>
      <w:r w:rsidR="00183C8D">
        <w:rPr>
          <w:rFonts w:ascii="游明朝" w:eastAsia="游明朝" w:hAnsi="游明朝" w:hint="eastAsia"/>
        </w:rPr>
        <w:t>.</w:t>
      </w:r>
    </w:p>
    <w:p w14:paraId="385A0F49" w14:textId="5C9BFEB1" w:rsidR="00146021" w:rsidRDefault="00146021">
      <w:pPr>
        <w:rPr>
          <w:rFonts w:ascii="游明朝" w:eastAsia="游明朝" w:hAnsi="游明朝"/>
        </w:rPr>
      </w:pPr>
      <w:r>
        <w:rPr>
          <w:rFonts w:ascii="游明朝" w:eastAsia="游明朝" w:hAnsi="游明朝" w:hint="eastAsia"/>
        </w:rPr>
        <w:t xml:space="preserve">　　　　　↓</w:t>
      </w:r>
    </w:p>
    <w:p w14:paraId="4D6EAC8A" w14:textId="1CB38CF0" w:rsidR="00146021" w:rsidRPr="00146021" w:rsidRDefault="0068700B">
      <w:pPr>
        <w:rPr>
          <w:rFonts w:ascii="游明朝" w:eastAsia="游明朝" w:hAnsi="游明朝"/>
        </w:rPr>
      </w:pPr>
      <w:r>
        <w:rPr>
          <w:rFonts w:ascii="游明朝" w:eastAsia="游明朝" w:hAnsi="游明朝" w:hint="eastAsia"/>
        </w:rPr>
        <w:t>夏型過敏性肺炎との比較した</w:t>
      </w:r>
      <w:r w:rsidR="00146021">
        <w:rPr>
          <w:rFonts w:ascii="游明朝" w:eastAsia="游明朝" w:hAnsi="游明朝" w:hint="eastAsia"/>
        </w:rPr>
        <w:t>加湿器肺の特徴</w:t>
      </w:r>
      <w:r w:rsidR="00F11AD5">
        <w:rPr>
          <w:rFonts w:ascii="游明朝" w:eastAsia="游明朝" w:hAnsi="游明朝"/>
        </w:rPr>
        <w:fldChar w:fldCharType="begin"/>
      </w:r>
      <w:r w:rsidR="00F11AD5">
        <w:rPr>
          <w:rFonts w:ascii="游明朝" w:eastAsia="游明朝" w:hAnsi="游明朝"/>
        </w:rPr>
        <w:instrText xml:space="preserve"> ADDIN EN.CITE &lt;EndNote&gt;&lt;Cite&gt;&lt;Author&gt;Shimoda&lt;/Author&gt;&lt;Year&gt;2021&lt;/Year&gt;&lt;RecNum&gt;43&lt;/RecNum&gt;&lt;DisplayText&gt;[4]&lt;/DisplayText&gt;&lt;record&gt;&lt;rec-number&gt;43&lt;/rec-number&gt;&lt;foreign-keys&gt;&lt;key app="EN" db-id="5ep5wtfv09xztzeasdvxprabpr0fwses25wr" timestamp="1619221355"&gt;43&lt;/key&gt;&lt;/foreign-keys&gt;&lt;ref-type name="Journal Article"&gt;17&lt;/ref-type&gt;&lt;contributors&gt;&lt;authors&gt;&lt;author&gt;Shimoda, M.&lt;/author&gt;&lt;author&gt;Morimoto, K.&lt;/author&gt;&lt;author&gt;Tanaka, Y.&lt;/author&gt;&lt;author&gt;Furuuchi, K.&lt;/author&gt;&lt;author&gt;Osawa, T.&lt;/author&gt;&lt;author&gt;Yano, R.&lt;/author&gt;&lt;author&gt;Kokutou, H.&lt;/author&gt;&lt;author&gt;Yoshimori, K.&lt;/author&gt;&lt;author&gt;Ohta, K.&lt;/author&gt;&lt;/authors&gt;&lt;/contributors&gt;&lt;auth-address&gt;Respiratory Disease Center, Japan Anti-Tuberculosis Association (JATA) Fukujuji Hospital, Tokyo, Japan.&lt;/auth-address&gt;&lt;titles&gt;&lt;title&gt;Features of humidifier lung and comparison with summer-type hypersensitivity pneumonitis&lt;/title&gt;&lt;secondary-title&gt;Respirology&lt;/secondary-title&gt;&lt;/titles&gt;&lt;periodical&gt;&lt;full-title&gt;Respirology&lt;/full-title&gt;&lt;/periodical&gt;&lt;pages&gt;394-395&lt;/pages&gt;&lt;volume&gt;26&lt;/volume&gt;&lt;number&gt;4&lt;/number&gt;&lt;edition&gt;2021/02/18&lt;/edition&gt;&lt;dates&gt;&lt;year&gt;2021&lt;/year&gt;&lt;pub-dates&gt;&lt;date&gt;Apr&lt;/date&gt;&lt;/pub-dates&gt;&lt;/dates&gt;&lt;isbn&gt;1440-1843 (Electronic)&amp;#xD;1323-7799 (Linking)&lt;/isbn&gt;&lt;accession-num&gt;33594737&lt;/accession-num&gt;&lt;urls&gt;&lt;related-urls&gt;&lt;url&gt;https://www.ncbi.nlm.nih.gov/pubmed/33594737&lt;/url&gt;&lt;/related-urls&gt;&lt;/urls&gt;&lt;custom2&gt;PMC8048899&lt;/custom2&gt;&lt;electronic-resource-num&gt;10.1111/resp.14014&lt;/electronic-resource-num&gt;&lt;/record&gt;&lt;/Cite&gt;&lt;/EndNote&gt;</w:instrText>
      </w:r>
      <w:r w:rsidR="00F11AD5">
        <w:rPr>
          <w:rFonts w:ascii="游明朝" w:eastAsia="游明朝" w:hAnsi="游明朝"/>
        </w:rPr>
        <w:fldChar w:fldCharType="separate"/>
      </w:r>
      <w:r w:rsidR="00F11AD5">
        <w:rPr>
          <w:rFonts w:ascii="游明朝" w:eastAsia="游明朝" w:hAnsi="游明朝"/>
          <w:noProof/>
        </w:rPr>
        <w:t>[4]</w:t>
      </w:r>
      <w:r w:rsidR="00F11AD5">
        <w:rPr>
          <w:rFonts w:ascii="游明朝" w:eastAsia="游明朝" w:hAnsi="游明朝"/>
        </w:rPr>
        <w:fldChar w:fldCharType="end"/>
      </w:r>
    </w:p>
    <w:p w14:paraId="5FCD849A" w14:textId="77777777" w:rsidR="00B40065" w:rsidRDefault="00B40065">
      <w:pPr>
        <w:rPr>
          <w:rFonts w:ascii="游明朝" w:eastAsia="游明朝" w:hAnsi="游明朝"/>
        </w:rPr>
      </w:pPr>
    </w:p>
    <w:p w14:paraId="3E42C866" w14:textId="627EA115" w:rsidR="00146021" w:rsidRDefault="00F838D2">
      <w:pPr>
        <w:rPr>
          <w:rFonts w:ascii="游明朝" w:eastAsia="游明朝" w:hAnsi="游明朝"/>
        </w:rPr>
      </w:pPr>
      <w:r>
        <w:rPr>
          <w:rFonts w:ascii="游明朝" w:eastAsia="游明朝" w:hAnsi="游明朝" w:hint="eastAsia"/>
        </w:rPr>
        <w:t>・</w:t>
      </w:r>
      <w:r w:rsidR="00146021">
        <w:rPr>
          <w:rFonts w:ascii="游明朝" w:eastAsia="游明朝" w:hAnsi="游明朝" w:hint="eastAsia"/>
        </w:rPr>
        <w:t>気管支肺胞洗浄（</w:t>
      </w:r>
      <w:r w:rsidR="00BB0FFE">
        <w:rPr>
          <w:rFonts w:ascii="游明朝" w:eastAsia="游明朝" w:hAnsi="游明朝" w:hint="eastAsia"/>
        </w:rPr>
        <w:t>BAL</w:t>
      </w:r>
      <w:r w:rsidR="00146021">
        <w:rPr>
          <w:rFonts w:ascii="游明朝" w:eastAsia="游明朝" w:hAnsi="游明朝" w:hint="eastAsia"/>
        </w:rPr>
        <w:t>）は30%以上の回収率が推奨されていますが, しばしば回収率が低く</w:t>
      </w:r>
      <w:r w:rsidR="005C37E9">
        <w:rPr>
          <w:rFonts w:ascii="游明朝" w:eastAsia="游明朝" w:hAnsi="游明朝" w:hint="eastAsia"/>
        </w:rPr>
        <w:t>て</w:t>
      </w:r>
      <w:r w:rsidR="00146021">
        <w:rPr>
          <w:rFonts w:ascii="游明朝" w:eastAsia="游明朝" w:hAnsi="游明朝" w:hint="eastAsia"/>
        </w:rPr>
        <w:t>困ることがあります. 回収率低下のリスク因子は喫煙者や1秒量の低下などが報告されていますが, BALを行う標的気管支の評価をした報告はありません.</w:t>
      </w:r>
    </w:p>
    <w:p w14:paraId="5FF841E2" w14:textId="5C6D6835" w:rsidR="00006603" w:rsidRPr="00146021" w:rsidRDefault="00006603">
      <w:pPr>
        <w:rPr>
          <w:rFonts w:ascii="游明朝" w:eastAsia="游明朝" w:hAnsi="游明朝"/>
        </w:rPr>
      </w:pPr>
      <w:r>
        <w:rPr>
          <w:rFonts w:ascii="游明朝" w:eastAsia="游明朝" w:hAnsi="游明朝" w:hint="eastAsia"/>
        </w:rPr>
        <w:t xml:space="preserve">　　　　↓</w:t>
      </w:r>
    </w:p>
    <w:p w14:paraId="63EAA4EB" w14:textId="10EA26D1" w:rsidR="00BB0FFE" w:rsidRDefault="00363AE6">
      <w:pPr>
        <w:rPr>
          <w:rFonts w:ascii="游明朝" w:eastAsia="游明朝" w:hAnsi="游明朝"/>
        </w:rPr>
      </w:pPr>
      <w:r>
        <w:rPr>
          <w:rFonts w:ascii="游明朝" w:eastAsia="游明朝" w:hAnsi="游明朝" w:hint="eastAsia"/>
        </w:rPr>
        <w:t>BALの回収失敗に関わるリスク因子を解析</w:t>
      </w:r>
      <w:r w:rsidR="00B43B87">
        <w:rPr>
          <w:rFonts w:ascii="游明朝" w:eastAsia="游明朝" w:hAnsi="游明朝" w:hint="eastAsia"/>
        </w:rPr>
        <w:t>（CTの3D画像解析ソフトで気管支壁の面積を評価）</w:t>
      </w:r>
      <w:r w:rsidR="00F11AD5">
        <w:rPr>
          <w:rFonts w:ascii="游明朝" w:eastAsia="游明朝" w:hAnsi="游明朝"/>
        </w:rPr>
        <w:fldChar w:fldCharType="begin"/>
      </w:r>
      <w:r w:rsidR="00295559">
        <w:rPr>
          <w:rFonts w:ascii="游明朝" w:eastAsia="游明朝" w:hAnsi="游明朝"/>
        </w:rPr>
        <w:instrText xml:space="preserve"> ADDIN EN.CITE &lt;EndNote&gt;&lt;Cite&gt;&lt;Author&gt;Shimoda&lt;/Author&gt;&lt;Year&gt;2022&lt;/Year&gt;&lt;RecNum&gt;1288&lt;/RecNum&gt;&lt;DisplayText&gt;[5]&lt;/DisplayText&gt;&lt;record&gt;&lt;rec-number&gt;1288&lt;/rec-number&gt;&lt;foreign-keys&gt;&lt;key app="EN" db-id="5ep5wtfv09xztzeasdvxprabpr0fwses25wr" timestamp="1723336413"&gt;1288&lt;/key&gt;&lt;/foreign-keys&gt;&lt;ref-type name="Journal Article"&gt;17&lt;/ref-type&gt;&lt;contributors&gt;&lt;authors&gt;&lt;author&gt;Shimoda, M.&lt;/author&gt;&lt;author&gt;Tanaka, Y.&lt;/author&gt;&lt;author&gt;Morimoto, K.&lt;/author&gt;&lt;author&gt;Abe, T.&lt;/author&gt;&lt;author&gt;Asaga, R.&lt;/author&gt;&lt;author&gt;Nakajima, K.&lt;/author&gt;&lt;author&gt;Okamura, K.&lt;/author&gt;&lt;author&gt;Yoshimori, K.&lt;/author&gt;&lt;author&gt;Ohta, K.&lt;/author&gt;&lt;/authors&gt;&lt;/contributors&gt;&lt;auth-address&gt;Respiratory Disease Center, Fukujuji Hospital, Japan Anti-Tuberculosis Association (JATA), Kiyose City, Tokyo, Japan.&lt;/auth-address&gt;&lt;titles&gt;&lt;title&gt;Analysis of predicted factors for bronchoalveolar lavage recovery failure: An observational study&lt;/title&gt;&lt;secondary-title&gt;PLoS One&lt;/secondary-title&gt;&lt;/titles&gt;&lt;periodical&gt;&lt;full-title&gt;PLoS One&lt;/full-title&gt;&lt;/periodical&gt;&lt;pages&gt;e0275377&lt;/pages&gt;&lt;volume&gt;17&lt;/volume&gt;&lt;number&gt;9&lt;/number&gt;&lt;edition&gt;2022/10/01&lt;/edition&gt;&lt;keywords&gt;&lt;keyword&gt;Adult&lt;/keyword&gt;&lt;keyword&gt;Aged&lt;/keyword&gt;&lt;keyword&gt;*Bronchi&lt;/keyword&gt;&lt;keyword&gt;Bronchoalveolar Lavage/methods&lt;/keyword&gt;&lt;keyword&gt;Bronchoalveolar Lavage Fluid&lt;/keyword&gt;&lt;keyword&gt;Female&lt;/keyword&gt;&lt;keyword&gt;Humans&lt;/keyword&gt;&lt;keyword&gt;Male&lt;/keyword&gt;&lt;keyword&gt;*Pulmonary Disease, Chronic Obstructive&lt;/keyword&gt;&lt;keyword&gt;Retrospective Studies&lt;/keyword&gt;&lt;/keywords&gt;&lt;dates&gt;&lt;year&gt;2022&lt;/year&gt;&lt;/dates&gt;&lt;isbn&gt;1932-6203 (Electronic)&amp;#xD;1932-6203 (Linking)&lt;/isbn&gt;&lt;accession-num&gt;36178919&lt;/accession-num&gt;&lt;urls&gt;&lt;related-urls&gt;&lt;url&gt;https://www.ncbi.nlm.nih.gov/pubmed/36178919&lt;/url&gt;&lt;/related-urls&gt;&lt;/urls&gt;&lt;custom2&gt;PMC9524652&lt;/custom2&gt;&lt;electronic-resource-num&gt;10.1371/journal.pone.0275377&lt;/electronic-resource-num&gt;&lt;/record&gt;&lt;/Cite&gt;&lt;/EndNote&gt;</w:instrText>
      </w:r>
      <w:r w:rsidR="00F11AD5">
        <w:rPr>
          <w:rFonts w:ascii="游明朝" w:eastAsia="游明朝" w:hAnsi="游明朝"/>
        </w:rPr>
        <w:fldChar w:fldCharType="separate"/>
      </w:r>
      <w:r w:rsidR="00295559">
        <w:rPr>
          <w:rFonts w:ascii="游明朝" w:eastAsia="游明朝" w:hAnsi="游明朝"/>
          <w:noProof/>
        </w:rPr>
        <w:t>[5]</w:t>
      </w:r>
      <w:r w:rsidR="00F11AD5">
        <w:rPr>
          <w:rFonts w:ascii="游明朝" w:eastAsia="游明朝" w:hAnsi="游明朝"/>
        </w:rPr>
        <w:fldChar w:fldCharType="end"/>
      </w:r>
    </w:p>
    <w:p w14:paraId="02D5528E" w14:textId="77777777" w:rsidR="00146021" w:rsidRDefault="00146021">
      <w:pPr>
        <w:rPr>
          <w:rFonts w:ascii="游明朝" w:eastAsia="游明朝" w:hAnsi="游明朝"/>
        </w:rPr>
      </w:pPr>
    </w:p>
    <w:p w14:paraId="63343C82" w14:textId="4820671B" w:rsidR="00F11AD5" w:rsidRDefault="00363AE6" w:rsidP="00E436B9">
      <w:pPr>
        <w:ind w:firstLineChars="100" w:firstLine="210"/>
        <w:rPr>
          <w:rFonts w:ascii="游明朝" w:eastAsia="游明朝" w:hAnsi="游明朝"/>
        </w:rPr>
      </w:pPr>
      <w:r>
        <w:rPr>
          <w:rFonts w:ascii="游明朝" w:eastAsia="游明朝" w:hAnsi="游明朝" w:hint="eastAsia"/>
        </w:rPr>
        <w:t>その他, 特発性器質化肺炎は自然治癒が稀といわれているのに, 無治療で改善した症例があったので調べたり</w:t>
      </w:r>
      <w:r w:rsidR="00F11AD5">
        <w:rPr>
          <w:rFonts w:ascii="游明朝" w:eastAsia="游明朝" w:hAnsi="游明朝"/>
        </w:rPr>
        <w:fldChar w:fldCharType="begin"/>
      </w:r>
      <w:r w:rsidR="00295559">
        <w:rPr>
          <w:rFonts w:ascii="游明朝" w:eastAsia="游明朝" w:hAnsi="游明朝"/>
        </w:rPr>
        <w:instrText xml:space="preserve"> ADDIN EN.CITE &lt;EndNote&gt;&lt;Cite&gt;&lt;Author&gt;Shimoda&lt;/Author&gt;&lt;Year&gt;2023&lt;/Year&gt;&lt;RecNum&gt;1045&lt;/RecNum&gt;&lt;DisplayText&gt;[6]&lt;/DisplayText&gt;&lt;record&gt;&lt;rec-number&gt;1045&lt;/rec-number&gt;&lt;foreign-keys&gt;&lt;key app="EN" db-id="5ep5wtfv09xztzeasdvxprabpr0fwses25wr" timestamp="1719320779"&gt;1045&lt;/key&gt;&lt;/foreign-keys&gt;&lt;ref-type name="Journal Article"&gt;17&lt;/ref-type&gt;&lt;contributors&gt;&lt;authors&gt;&lt;author&gt;Shimoda, M.&lt;/author&gt;&lt;author&gt;Tanaka, Y.&lt;/author&gt;&lt;author&gt;Morimoto, K.&lt;/author&gt;&lt;author&gt;Yoshimori, K.&lt;/author&gt;&lt;author&gt;Ohta, K.&lt;/author&gt;&lt;/authors&gt;&lt;/contributors&gt;&lt;auth-address&gt;Respiratory Disease Center, Fukujuji Hospital, Japan Anti-Tuberculosis Association (JATA), Kiyose city, Tokyo, Japan.&lt;/auth-address&gt;&lt;titles&gt;&lt;title&gt;Spontaneous resolution of cryptogenic organizing pneumonia: Observational study&lt;/title&gt;&lt;secondary-title&gt;Medicine (Baltimore)&lt;/secondary-title&gt;&lt;/titles&gt;&lt;periodical&gt;&lt;full-title&gt;Medicine (Baltimore)&lt;/full-title&gt;&lt;/periodical&gt;&lt;pages&gt;e34277&lt;/pages&gt;&lt;volume&gt;102&lt;/volume&gt;&lt;number&gt;27&lt;/number&gt;&lt;edition&gt;2023/07/07&lt;/edition&gt;&lt;keywords&gt;&lt;keyword&gt;Adult&lt;/keyword&gt;&lt;keyword&gt;Humans&lt;/keyword&gt;&lt;keyword&gt;Lung&lt;/keyword&gt;&lt;keyword&gt;Retrospective Studies&lt;/keyword&gt;&lt;keyword&gt;*Organizing Pneumonia&lt;/keyword&gt;&lt;keyword&gt;*Cryptogenic Organizing Pneumonia/diagnosis/drug therapy&lt;/keyword&gt;&lt;keyword&gt;Steroids&lt;/keyword&gt;&lt;/keywords&gt;&lt;dates&gt;&lt;year&gt;2023&lt;/year&gt;&lt;pub-dates&gt;&lt;date&gt;Jul 7&lt;/date&gt;&lt;/pub-dates&gt;&lt;/dates&gt;&lt;isbn&gt;1536-5964 (Electronic)&amp;#xD;0025-7974 (Print)&amp;#xD;0025-7974 (Linking)&lt;/isbn&gt;&lt;accession-num&gt;37417600&lt;/accession-num&gt;&lt;urls&gt;&lt;related-urls&gt;&lt;url&gt;https://www.ncbi.nlm.nih.gov/pubmed/37417600&lt;/url&gt;&lt;/related-urls&gt;&lt;/urls&gt;&lt;custom2&gt;PMC10328646&lt;/custom2&gt;&lt;electronic-resource-num&gt;10.1097/MD.0000000000034277&lt;/electronic-resource-num&gt;&lt;/record&gt;&lt;/Cite&gt;&lt;/EndNote&gt;</w:instrText>
      </w:r>
      <w:r w:rsidR="00F11AD5">
        <w:rPr>
          <w:rFonts w:ascii="游明朝" w:eastAsia="游明朝" w:hAnsi="游明朝"/>
        </w:rPr>
        <w:fldChar w:fldCharType="separate"/>
      </w:r>
      <w:r w:rsidR="00295559">
        <w:rPr>
          <w:rFonts w:ascii="游明朝" w:eastAsia="游明朝" w:hAnsi="游明朝"/>
          <w:noProof/>
        </w:rPr>
        <w:t>[6]</w:t>
      </w:r>
      <w:r w:rsidR="00F11AD5">
        <w:rPr>
          <w:rFonts w:ascii="游明朝" w:eastAsia="游明朝" w:hAnsi="游明朝"/>
        </w:rPr>
        <w:fldChar w:fldCharType="end"/>
      </w:r>
      <w:r>
        <w:rPr>
          <w:rFonts w:ascii="游明朝" w:eastAsia="游明朝" w:hAnsi="游明朝" w:hint="eastAsia"/>
        </w:rPr>
        <w:t>, 末梢点滴からの血流感染症を起こした症例が</w:t>
      </w:r>
      <w:r w:rsidRPr="00363AE6">
        <w:rPr>
          <w:rFonts w:ascii="游明朝" w:eastAsia="游明朝" w:hAnsi="游明朝" w:hint="eastAsia"/>
        </w:rPr>
        <w:t>末梢静脈栄養</w:t>
      </w:r>
      <w:r>
        <w:rPr>
          <w:rFonts w:ascii="游明朝" w:eastAsia="游明朝" w:hAnsi="游明朝" w:hint="eastAsia"/>
        </w:rPr>
        <w:t>（パレプラス</w:t>
      </w:r>
      <w:r w:rsidRPr="00363AE6">
        <w:rPr>
          <w:rFonts w:ascii="游明朝" w:eastAsia="游明朝" w:hAnsi="游明朝" w:hint="eastAsia"/>
        </w:rPr>
        <w:t>®</w:t>
      </w:r>
      <w:r>
        <w:rPr>
          <w:rFonts w:ascii="游明朝" w:eastAsia="游明朝" w:hAnsi="游明朝" w:hint="eastAsia"/>
        </w:rPr>
        <w:t>）を投与している症例が多いのに気が付いたり</w:t>
      </w:r>
      <w:r w:rsidR="00F11AD5">
        <w:rPr>
          <w:rFonts w:ascii="游明朝" w:eastAsia="游明朝" w:hAnsi="游明朝"/>
        </w:rPr>
        <w:fldChar w:fldCharType="begin">
          <w:fldData xml:space="preserve">PEVuZE5vdGU+PENpdGU+PEF1dGhvcj5TaGltb2RhPC9BdXRob3I+PFllYXI+MjAyNTwvWWVhcj48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</w:fldData>
        </w:fldChar>
      </w:r>
      <w:r w:rsidR="00295559">
        <w:rPr>
          <w:rFonts w:ascii="游明朝" w:eastAsia="游明朝" w:hAnsi="游明朝"/>
        </w:rPr>
        <w:instrText xml:space="preserve"> ADDIN EN.CITE </w:instrText>
      </w:r>
      <w:r w:rsidR="00295559">
        <w:rPr>
          <w:rFonts w:ascii="游明朝" w:eastAsia="游明朝" w:hAnsi="游明朝"/>
        </w:rPr>
        <w:fldChar w:fldCharType="begin">
          <w:fldData xml:space="preserve">PEVuZE5vdGU+PENpdGU+PEF1dGhvcj5TaGltb2RhPC9BdXRob3I+PFllYXI+MjAyNTwvWWVhcj48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</w:fldData>
        </w:fldChar>
      </w:r>
      <w:r w:rsidR="00295559">
        <w:rPr>
          <w:rFonts w:ascii="游明朝" w:eastAsia="游明朝" w:hAnsi="游明朝"/>
        </w:rPr>
        <w:instrText xml:space="preserve"> ADDIN EN.CITE.DATA </w:instrText>
      </w:r>
      <w:r w:rsidR="00295559">
        <w:rPr>
          <w:rFonts w:ascii="游明朝" w:eastAsia="游明朝" w:hAnsi="游明朝"/>
        </w:rPr>
      </w:r>
      <w:r w:rsidR="00295559">
        <w:rPr>
          <w:rFonts w:ascii="游明朝" w:eastAsia="游明朝" w:hAnsi="游明朝"/>
        </w:rPr>
        <w:fldChar w:fldCharType="end"/>
      </w:r>
      <w:r w:rsidR="00F11AD5">
        <w:rPr>
          <w:rFonts w:ascii="游明朝" w:eastAsia="游明朝" w:hAnsi="游明朝"/>
        </w:rPr>
      </w:r>
      <w:r w:rsidR="00F11AD5">
        <w:rPr>
          <w:rFonts w:ascii="游明朝" w:eastAsia="游明朝" w:hAnsi="游明朝"/>
        </w:rPr>
        <w:fldChar w:fldCharType="separate"/>
      </w:r>
      <w:r w:rsidR="00295559">
        <w:rPr>
          <w:rFonts w:ascii="游明朝" w:eastAsia="游明朝" w:hAnsi="游明朝"/>
          <w:noProof/>
        </w:rPr>
        <w:t>[7]</w:t>
      </w:r>
      <w:r w:rsidR="00F11AD5">
        <w:rPr>
          <w:rFonts w:ascii="游明朝" w:eastAsia="游明朝" w:hAnsi="游明朝"/>
        </w:rPr>
        <w:fldChar w:fldCharType="end"/>
      </w:r>
      <w:r>
        <w:rPr>
          <w:rFonts w:ascii="游明朝" w:eastAsia="游明朝" w:hAnsi="游明朝" w:hint="eastAsia"/>
        </w:rPr>
        <w:t>, 気管支鏡検査後の肺炎が肺化膿症（腫瘍内感染）</w:t>
      </w:r>
      <w:r w:rsidR="00E436B9">
        <w:rPr>
          <w:rFonts w:ascii="游明朝" w:eastAsia="游明朝" w:hAnsi="游明朝" w:hint="eastAsia"/>
        </w:rPr>
        <w:t>であることが多い</w:t>
      </w:r>
      <w:r>
        <w:rPr>
          <w:rFonts w:ascii="游明朝" w:eastAsia="游明朝" w:hAnsi="游明朝" w:hint="eastAsia"/>
        </w:rPr>
        <w:t>と感じた</w:t>
      </w:r>
      <w:r w:rsidR="003015A3">
        <w:rPr>
          <w:rFonts w:ascii="游明朝" w:eastAsia="游明朝" w:hAnsi="游明朝"/>
        </w:rPr>
        <w:fldChar w:fldCharType="begin">
          <w:fldData xml:space="preserve">PEVuZE5vdGU+PENpdGU+PEF1dGhvcj5TaGltb2RhPC9BdXRob3I+PFllYXI+MjAyMTwvWWVhcj48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</w:fldData>
        </w:fldChar>
      </w:r>
      <w:r w:rsidR="00295559">
        <w:rPr>
          <w:rFonts w:ascii="游明朝" w:eastAsia="游明朝" w:hAnsi="游明朝"/>
        </w:rPr>
        <w:instrText xml:space="preserve"> ADDIN EN.CITE </w:instrText>
      </w:r>
      <w:r w:rsidR="00295559">
        <w:rPr>
          <w:rFonts w:ascii="游明朝" w:eastAsia="游明朝" w:hAnsi="游明朝"/>
        </w:rPr>
        <w:fldChar w:fldCharType="begin">
          <w:fldData xml:space="preserve">PEVuZE5vdGU+PENpdGU+PEF1dGhvcj5TaGltb2RhPC9BdXRob3I+PFllYXI+MjAyMTwvWWVhcj48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</w:fldData>
        </w:fldChar>
      </w:r>
      <w:r w:rsidR="00295559">
        <w:rPr>
          <w:rFonts w:ascii="游明朝" w:eastAsia="游明朝" w:hAnsi="游明朝"/>
        </w:rPr>
        <w:instrText xml:space="preserve"> ADDIN EN.CITE.DATA </w:instrText>
      </w:r>
      <w:r w:rsidR="00295559">
        <w:rPr>
          <w:rFonts w:ascii="游明朝" w:eastAsia="游明朝" w:hAnsi="游明朝"/>
        </w:rPr>
      </w:r>
      <w:r w:rsidR="00295559">
        <w:rPr>
          <w:rFonts w:ascii="游明朝" w:eastAsia="游明朝" w:hAnsi="游明朝"/>
        </w:rPr>
        <w:fldChar w:fldCharType="end"/>
      </w:r>
      <w:r w:rsidR="003015A3">
        <w:rPr>
          <w:rFonts w:ascii="游明朝" w:eastAsia="游明朝" w:hAnsi="游明朝"/>
        </w:rPr>
      </w:r>
      <w:r w:rsidR="003015A3">
        <w:rPr>
          <w:rFonts w:ascii="游明朝" w:eastAsia="游明朝" w:hAnsi="游明朝"/>
        </w:rPr>
        <w:fldChar w:fldCharType="separate"/>
      </w:r>
      <w:r w:rsidR="00295559">
        <w:rPr>
          <w:rFonts w:ascii="游明朝" w:eastAsia="游明朝" w:hAnsi="游明朝"/>
          <w:noProof/>
        </w:rPr>
        <w:t>[8]</w:t>
      </w:r>
      <w:r w:rsidR="003015A3">
        <w:rPr>
          <w:rFonts w:ascii="游明朝" w:eastAsia="游明朝" w:hAnsi="游明朝"/>
        </w:rPr>
        <w:fldChar w:fldCharType="end"/>
      </w:r>
      <w:r>
        <w:rPr>
          <w:rFonts w:ascii="游明朝" w:eastAsia="游明朝" w:hAnsi="游明朝" w:hint="eastAsia"/>
        </w:rPr>
        <w:t>ことから研究につなげました.</w:t>
      </w:r>
    </w:p>
    <w:p w14:paraId="585C5A41" w14:textId="77777777" w:rsidR="00BB0FFE" w:rsidRPr="00E436B9" w:rsidRDefault="00BB0FFE">
      <w:pPr>
        <w:rPr>
          <w:rFonts w:ascii="游明朝" w:eastAsia="游明朝" w:hAnsi="游明朝"/>
        </w:rPr>
      </w:pPr>
    </w:p>
    <w:p w14:paraId="01C8B7C8" w14:textId="318AA077" w:rsidR="00BB0FFE" w:rsidRDefault="00405330">
      <w:pPr>
        <w:rPr>
          <w:rFonts w:ascii="游明朝" w:eastAsia="游明朝" w:hAnsi="游明朝"/>
        </w:rPr>
      </w:pPr>
      <w:r>
        <w:rPr>
          <w:rFonts w:ascii="游明朝" w:eastAsia="游明朝" w:hAnsi="游明朝" w:hint="eastAsia"/>
        </w:rPr>
        <w:t>その</w:t>
      </w:r>
      <w:r w:rsidR="00BB0FFE">
        <w:rPr>
          <w:rFonts w:ascii="游明朝" w:eastAsia="游明朝" w:hAnsi="游明朝" w:hint="eastAsia"/>
        </w:rPr>
        <w:t>②</w:t>
      </w:r>
      <w:r>
        <w:rPr>
          <w:rFonts w:ascii="游明朝" w:eastAsia="游明朝" w:hAnsi="游明朝" w:hint="eastAsia"/>
        </w:rPr>
        <w:t>：</w:t>
      </w:r>
      <w:r w:rsidR="00BB0FFE">
        <w:rPr>
          <w:rFonts w:ascii="游明朝" w:eastAsia="游明朝" w:hAnsi="游明朝" w:hint="eastAsia"/>
        </w:rPr>
        <w:t>まことしやかに言われていることを実証する</w:t>
      </w:r>
    </w:p>
    <w:p w14:paraId="73346D62" w14:textId="0480C56B" w:rsidR="00F343C1" w:rsidRDefault="00F343C1">
      <w:pPr>
        <w:rPr>
          <w:rFonts w:ascii="游明朝" w:eastAsia="游明朝" w:hAnsi="游明朝"/>
        </w:rPr>
      </w:pPr>
      <w:r>
        <w:rPr>
          <w:rFonts w:ascii="游明朝" w:eastAsia="游明朝" w:hAnsi="游明朝" w:hint="eastAsia"/>
        </w:rPr>
        <w:t xml:space="preserve">　</w:t>
      </w:r>
      <w:r w:rsidR="008167C1">
        <w:rPr>
          <w:rFonts w:ascii="游明朝" w:eastAsia="游明朝" w:hAnsi="游明朝" w:hint="eastAsia"/>
        </w:rPr>
        <w:t>日常診療でなんとなくやってることって</w:t>
      </w:r>
      <w:r w:rsidR="00F91B11">
        <w:rPr>
          <w:rFonts w:ascii="游明朝" w:eastAsia="游明朝" w:hAnsi="游明朝" w:hint="eastAsia"/>
        </w:rPr>
        <w:t>実は確かなエビデンスがないことがあります</w:t>
      </w:r>
      <w:r w:rsidR="008167C1">
        <w:rPr>
          <w:rFonts w:ascii="游明朝" w:eastAsia="游明朝" w:hAnsi="游明朝" w:hint="eastAsia"/>
        </w:rPr>
        <w:t xml:space="preserve">. </w:t>
      </w:r>
      <w:r w:rsidR="001F70A2">
        <w:rPr>
          <w:rFonts w:ascii="游明朝" w:eastAsia="游明朝" w:hAnsi="游明朝" w:hint="eastAsia"/>
        </w:rPr>
        <w:t>例えば</w:t>
      </w:r>
      <w:r w:rsidR="00E6019D">
        <w:rPr>
          <w:rFonts w:ascii="游明朝" w:eastAsia="游明朝" w:hAnsi="游明朝" w:hint="eastAsia"/>
        </w:rPr>
        <w:t xml:space="preserve">, </w:t>
      </w:r>
      <w:r w:rsidR="001F70A2">
        <w:rPr>
          <w:rFonts w:ascii="游明朝" w:eastAsia="游明朝" w:hAnsi="游明朝" w:hint="eastAsia"/>
        </w:rPr>
        <w:t>グラム染色にお</w:t>
      </w:r>
      <w:r w:rsidR="00E6019D">
        <w:rPr>
          <w:rFonts w:ascii="游明朝" w:eastAsia="游明朝" w:hAnsi="游明朝" w:hint="eastAsia"/>
        </w:rPr>
        <w:t>いて</w:t>
      </w:r>
      <w:r w:rsidR="001F70A2">
        <w:rPr>
          <w:rFonts w:ascii="游明朝" w:eastAsia="游明朝" w:hAnsi="游明朝" w:hint="eastAsia"/>
        </w:rPr>
        <w:t>貪食像</w:t>
      </w:r>
      <w:r w:rsidR="00E6019D">
        <w:rPr>
          <w:rFonts w:ascii="游明朝" w:eastAsia="游明朝" w:hAnsi="游明朝" w:hint="eastAsia"/>
        </w:rPr>
        <w:t>を認めた場合は原因菌と判断するといわれてきましたが, 実はエビデンスはありませんでした. そこで, 肺炎と肺炎のない慢性呼吸器疾患患者から喀痰を収集し, 貪食像を調べたところ, 貪食</w:t>
      </w:r>
      <w:del w:id="25" w:author="83 00" w:date="2025-05-20T22:50:00Z" w16du:dateUtc="2025-05-20T13:50:00Z">
        <w:r w:rsidR="00E6019D" w:rsidDel="006827FB">
          <w:rPr>
            <w:rFonts w:ascii="游明朝" w:eastAsia="游明朝" w:hAnsi="游明朝" w:hint="eastAsia"/>
          </w:rPr>
          <w:delText>＝</w:delText>
        </w:r>
      </w:del>
      <w:ins w:id="26" w:author="83 00" w:date="2025-05-20T22:50:00Z" w16du:dateUtc="2025-05-20T13:50:00Z">
        <w:r w:rsidR="006827FB">
          <w:rPr>
            <w:rFonts w:ascii="游明朝" w:eastAsia="游明朝" w:hAnsi="游明朝" w:hint="eastAsia"/>
          </w:rPr>
          <w:t>と</w:t>
        </w:r>
      </w:ins>
      <w:r w:rsidR="00E6019D">
        <w:rPr>
          <w:rFonts w:ascii="游明朝" w:eastAsia="游明朝" w:hAnsi="游明朝" w:hint="eastAsia"/>
        </w:rPr>
        <w:t>感染</w:t>
      </w:r>
      <w:del w:id="27" w:author="83 00" w:date="2025-05-20T22:50:00Z" w16du:dateUtc="2025-05-20T13:50:00Z">
        <w:r w:rsidR="00E6019D" w:rsidDel="006827FB">
          <w:rPr>
            <w:rFonts w:ascii="游明朝" w:eastAsia="游明朝" w:hAnsi="游明朝" w:hint="eastAsia"/>
          </w:rPr>
          <w:delText>と</w:delText>
        </w:r>
      </w:del>
      <w:r w:rsidR="00E6019D">
        <w:rPr>
          <w:rFonts w:ascii="游明朝" w:eastAsia="游明朝" w:hAnsi="游明朝" w:hint="eastAsia"/>
        </w:rPr>
        <w:t>は</w:t>
      </w:r>
      <w:ins w:id="28" w:author="83 00" w:date="2025-05-20T22:50:00Z" w16du:dateUtc="2025-05-20T13:50:00Z">
        <w:r w:rsidR="006827FB">
          <w:rPr>
            <w:rFonts w:ascii="游明朝" w:eastAsia="游明朝" w:hAnsi="游明朝" w:hint="eastAsia"/>
          </w:rPr>
          <w:t>イコールとは</w:t>
        </w:r>
      </w:ins>
      <w:r w:rsidR="00E6019D">
        <w:rPr>
          <w:rFonts w:ascii="游明朝" w:eastAsia="游明朝" w:hAnsi="游明朝" w:hint="eastAsia"/>
        </w:rPr>
        <w:t>いえず, 菌毎に貪食のしやすさが異なっていることが分かりました</w:t>
      </w:r>
      <w:r w:rsidR="001F70A2">
        <w:rPr>
          <w:rFonts w:ascii="游明朝" w:eastAsia="游明朝" w:hAnsi="游明朝"/>
        </w:rPr>
        <w:fldChar w:fldCharType="begin">
          <w:fldData xml:space="preserve">PEVuZE5vdGU+PENpdGU+PEF1dGhvcj5TaGltb2RhPC9BdXRob3I+PFllYXI+MjAxODwvWWVhcj48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</w:fldData>
        </w:fldChar>
      </w:r>
      <w:r w:rsidR="001F70A2">
        <w:rPr>
          <w:rFonts w:ascii="游明朝" w:eastAsia="游明朝" w:hAnsi="游明朝"/>
        </w:rPr>
        <w:instrText xml:space="preserve"> ADDIN EN.CITE </w:instrText>
      </w:r>
      <w:r w:rsidR="001F70A2">
        <w:rPr>
          <w:rFonts w:ascii="游明朝" w:eastAsia="游明朝" w:hAnsi="游明朝"/>
        </w:rPr>
        <w:fldChar w:fldCharType="begin">
          <w:fldData xml:space="preserve">PEVuZE5vdGU+PENpdGU+PEF1dGhvcj5TaGltb2RhPC9BdXRob3I+PFllYXI+MjAxODwvWWVhcj48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</w:fldData>
        </w:fldChar>
      </w:r>
      <w:r w:rsidR="001F70A2">
        <w:rPr>
          <w:rFonts w:ascii="游明朝" w:eastAsia="游明朝" w:hAnsi="游明朝"/>
        </w:rPr>
        <w:instrText xml:space="preserve"> ADDIN EN.CITE.DATA </w:instrText>
      </w:r>
      <w:r w:rsidR="001F70A2">
        <w:rPr>
          <w:rFonts w:ascii="游明朝" w:eastAsia="游明朝" w:hAnsi="游明朝"/>
        </w:rPr>
      </w:r>
      <w:r w:rsidR="001F70A2">
        <w:rPr>
          <w:rFonts w:ascii="游明朝" w:eastAsia="游明朝" w:hAnsi="游明朝"/>
        </w:rPr>
        <w:fldChar w:fldCharType="end"/>
      </w:r>
      <w:r w:rsidR="001F70A2">
        <w:rPr>
          <w:rFonts w:ascii="游明朝" w:eastAsia="游明朝" w:hAnsi="游明朝"/>
        </w:rPr>
      </w:r>
      <w:r w:rsidR="001F70A2">
        <w:rPr>
          <w:rFonts w:ascii="游明朝" w:eastAsia="游明朝" w:hAnsi="游明朝"/>
        </w:rPr>
        <w:fldChar w:fldCharType="separate"/>
      </w:r>
      <w:r w:rsidR="001F70A2">
        <w:rPr>
          <w:rFonts w:ascii="游明朝" w:eastAsia="游明朝" w:hAnsi="游明朝"/>
          <w:noProof/>
        </w:rPr>
        <w:t>[9]</w:t>
      </w:r>
      <w:r w:rsidR="001F70A2">
        <w:rPr>
          <w:rFonts w:ascii="游明朝" w:eastAsia="游明朝" w:hAnsi="游明朝"/>
        </w:rPr>
        <w:fldChar w:fldCharType="end"/>
      </w:r>
      <w:r w:rsidR="00E6019D">
        <w:rPr>
          <w:rFonts w:ascii="游明朝" w:eastAsia="游明朝" w:hAnsi="游明朝" w:hint="eastAsia"/>
        </w:rPr>
        <w:t>.</w:t>
      </w:r>
      <w:r w:rsidR="001F70A2">
        <w:rPr>
          <w:rFonts w:ascii="游明朝" w:eastAsia="游明朝" w:hAnsi="游明朝" w:hint="eastAsia"/>
        </w:rPr>
        <w:t xml:space="preserve"> </w:t>
      </w:r>
      <w:r w:rsidR="00E6019D">
        <w:rPr>
          <w:rFonts w:ascii="游明朝" w:eastAsia="游明朝" w:hAnsi="游明朝" w:hint="eastAsia"/>
        </w:rPr>
        <w:t>またゲーマーは</w:t>
      </w:r>
      <w:r w:rsidR="001F70A2">
        <w:rPr>
          <w:rFonts w:ascii="游明朝" w:eastAsia="游明朝" w:hAnsi="游明朝" w:hint="eastAsia"/>
        </w:rPr>
        <w:t>気管支鏡</w:t>
      </w:r>
      <w:r w:rsidR="00E6019D">
        <w:rPr>
          <w:rFonts w:ascii="游明朝" w:eastAsia="游明朝" w:hAnsi="游明朝" w:hint="eastAsia"/>
        </w:rPr>
        <w:t>などの手技が上手いのではないかと考えられていたため, そのエビデンスを確かめました</w:t>
      </w:r>
      <w:r w:rsidR="001F70A2">
        <w:rPr>
          <w:rFonts w:ascii="游明朝" w:eastAsia="游明朝" w:hAnsi="游明朝"/>
        </w:rPr>
        <w:fldChar w:fldCharType="begin"/>
      </w:r>
      <w:r w:rsidR="001F70A2">
        <w:rPr>
          <w:rFonts w:ascii="游明朝" w:eastAsia="游明朝" w:hAnsi="游明朝"/>
        </w:rPr>
        <w:instrText xml:space="preserve"> ADDIN EN.CITE &lt;EndNote&gt;&lt;Cite&gt;&lt;Author&gt;Shimoda&lt;/Author&gt;&lt;Year&gt;2024&lt;/Year&gt;&lt;RecNum&gt;710&lt;/RecNum&gt;&lt;DisplayText&gt;[10]&lt;/DisplayText&gt;&lt;record&gt;&lt;rec-number&gt;710&lt;/rec-number&gt;&lt;foreign-keys&gt;&lt;key app="EN" db-id="5ep5wtfv09xztzeasdvxprabpr0fwses25wr" timestamp="1709040402"&gt;710&lt;/key&gt;&lt;/foreign-keys&gt;&lt;ref-type name="Journal Article"&gt;17&lt;/ref-type&gt;&lt;contributors&gt;&lt;authors&gt;&lt;author&gt;Shimoda, M.&lt;/author&gt;&lt;author&gt;Tanaka, Y.&lt;/author&gt;&lt;author&gt;Morimoto, K.&lt;/author&gt;&lt;author&gt;Yoshimori, K.&lt;/author&gt;&lt;author&gt;Ohta, K.&lt;/author&gt;&lt;/authors&gt;&lt;/contributors&gt;&lt;auth-address&gt;Respiratory Disease Center, Fukujuji Hospital, Japan Anti-Tuberculosis Association (JATA), 3-1-24 Mastuyama, Kiyose, Tokyo, 204-8522, Japan. shimodam@fukujuji.org.&amp;#xD;Respiratory Disease Center, Fukujuji Hospital, Japan Anti-Tuberculosis Association (JATA), 3-1-24 Mastuyama, Kiyose, Tokyo, 204-8522, Japan.&lt;/auth-address&gt;&lt;titles&gt;&lt;title&gt;Video gamers demonstrate superior bronchoscopy skills among beginners&lt;/title&gt;&lt;secondary-title&gt;Sci Rep&lt;/secondary-title&gt;&lt;/titles&gt;&lt;periodical&gt;&lt;full-title&gt;Sci Rep&lt;/full-title&gt;&lt;/periodical&gt;&lt;pages&gt;2290&lt;/pages&gt;&lt;volume&gt;14&lt;/volume&gt;&lt;number&gt;1&lt;/number&gt;&lt;edition&gt;2024/01/28&lt;/edition&gt;&lt;keywords&gt;&lt;keyword&gt;Humans&lt;/keyword&gt;&lt;keyword&gt;*Bronchoscopy&lt;/keyword&gt;&lt;keyword&gt;*Video Games&lt;/keyword&gt;&lt;keyword&gt;Japan&lt;/keyword&gt;&lt;/keywords&gt;&lt;dates&gt;&lt;year&gt;2024&lt;/year&gt;&lt;pub-dates&gt;&lt;date&gt;Jan 27&lt;/date&gt;&lt;/pub-dates&gt;&lt;/dates&gt;&lt;isbn&gt;2045-2322 (Electronic)&amp;#xD;2045-2322 (Linking)&lt;/isbn&gt;&lt;accession-num&gt;38280910&lt;/accession-num&gt;&lt;urls&gt;&lt;related-urls&gt;&lt;url&gt;https://www.ncbi.nlm.nih.gov/pubmed/38280910&lt;/url&gt;&lt;/related-urls&gt;&lt;/urls&gt;&lt;custom2&gt;PMC10821937&lt;/custom2&gt;&lt;electronic-resource-num&gt;10.1038/s41598-024-52730-z&lt;/electronic-resource-num&gt;&lt;/record&gt;&lt;/Cite&gt;&lt;/EndNote&gt;</w:instrText>
      </w:r>
      <w:r w:rsidR="001F70A2">
        <w:rPr>
          <w:rFonts w:ascii="游明朝" w:eastAsia="游明朝" w:hAnsi="游明朝"/>
        </w:rPr>
        <w:fldChar w:fldCharType="separate"/>
      </w:r>
      <w:r w:rsidR="001F70A2">
        <w:rPr>
          <w:rFonts w:ascii="游明朝" w:eastAsia="游明朝" w:hAnsi="游明朝"/>
          <w:noProof/>
        </w:rPr>
        <w:t>[10]</w:t>
      </w:r>
      <w:r w:rsidR="001F70A2">
        <w:rPr>
          <w:rFonts w:ascii="游明朝" w:eastAsia="游明朝" w:hAnsi="游明朝"/>
        </w:rPr>
        <w:fldChar w:fldCharType="end"/>
      </w:r>
      <w:r w:rsidR="001F70A2">
        <w:rPr>
          <w:rFonts w:ascii="游明朝" w:eastAsia="游明朝" w:hAnsi="游明朝" w:hint="eastAsia"/>
        </w:rPr>
        <w:t xml:space="preserve">. </w:t>
      </w:r>
      <w:r w:rsidR="00777AC4">
        <w:rPr>
          <w:rFonts w:ascii="游明朝" w:eastAsia="游明朝" w:hAnsi="游明朝" w:hint="eastAsia"/>
        </w:rPr>
        <w:t>どこかで聞いたけどどこで知ったか分からないことは</w:t>
      </w:r>
      <w:r w:rsidR="008167C1">
        <w:rPr>
          <w:rFonts w:ascii="游明朝" w:eastAsia="游明朝" w:hAnsi="游明朝" w:hint="eastAsia"/>
        </w:rPr>
        <w:t>狙い目</w:t>
      </w:r>
      <w:r w:rsidR="001F70A2">
        <w:rPr>
          <w:rFonts w:ascii="游明朝" w:eastAsia="游明朝" w:hAnsi="游明朝" w:hint="eastAsia"/>
        </w:rPr>
        <w:t>なので一度調べてみることをお勧めします</w:t>
      </w:r>
      <w:r w:rsidR="008167C1">
        <w:rPr>
          <w:rFonts w:ascii="游明朝" w:eastAsia="游明朝" w:hAnsi="游明朝" w:hint="eastAsia"/>
        </w:rPr>
        <w:t>.</w:t>
      </w:r>
    </w:p>
    <w:p w14:paraId="4231D586" w14:textId="77777777" w:rsidR="00BB0FFE" w:rsidRDefault="00BB0FFE">
      <w:pPr>
        <w:rPr>
          <w:rFonts w:ascii="游明朝" w:eastAsia="游明朝" w:hAnsi="游明朝"/>
        </w:rPr>
      </w:pPr>
    </w:p>
    <w:p w14:paraId="4BA9EAAE" w14:textId="599881F3" w:rsidR="00BB0FFE" w:rsidRDefault="00405330">
      <w:pPr>
        <w:rPr>
          <w:rFonts w:ascii="游明朝" w:eastAsia="游明朝" w:hAnsi="游明朝"/>
        </w:rPr>
      </w:pPr>
      <w:r>
        <w:rPr>
          <w:rFonts w:ascii="游明朝" w:eastAsia="游明朝" w:hAnsi="游明朝" w:hint="eastAsia"/>
        </w:rPr>
        <w:lastRenderedPageBreak/>
        <w:t>その</w:t>
      </w:r>
      <w:r w:rsidR="00BB0FFE">
        <w:rPr>
          <w:rFonts w:ascii="游明朝" w:eastAsia="游明朝" w:hAnsi="游明朝" w:hint="eastAsia"/>
        </w:rPr>
        <w:t>③</w:t>
      </w:r>
      <w:r>
        <w:rPr>
          <w:rFonts w:ascii="游明朝" w:eastAsia="游明朝" w:hAnsi="游明朝" w:hint="eastAsia"/>
        </w:rPr>
        <w:t>：</w:t>
      </w:r>
      <w:r w:rsidR="00BB0FFE">
        <w:rPr>
          <w:rFonts w:ascii="游明朝" w:eastAsia="游明朝" w:hAnsi="游明朝" w:hint="eastAsia"/>
        </w:rPr>
        <w:t>自分の</w:t>
      </w:r>
      <w:r w:rsidR="00E6019D">
        <w:rPr>
          <w:rFonts w:ascii="游明朝" w:eastAsia="游明朝" w:hAnsi="游明朝" w:hint="eastAsia"/>
        </w:rPr>
        <w:t>いる</w:t>
      </w:r>
      <w:r w:rsidR="00BB0FFE">
        <w:rPr>
          <w:rFonts w:ascii="游明朝" w:eastAsia="游明朝" w:hAnsi="游明朝" w:hint="eastAsia"/>
        </w:rPr>
        <w:t>環境</w:t>
      </w:r>
      <w:r w:rsidR="00F11AD5">
        <w:rPr>
          <w:rFonts w:ascii="游明朝" w:eastAsia="游明朝" w:hAnsi="游明朝" w:hint="eastAsia"/>
        </w:rPr>
        <w:t>を生かす</w:t>
      </w:r>
    </w:p>
    <w:p w14:paraId="5509CE03" w14:textId="0EFDC698" w:rsidR="004A26FD" w:rsidRDefault="004A26FD">
      <w:pPr>
        <w:rPr>
          <w:rFonts w:ascii="游明朝" w:eastAsia="游明朝" w:hAnsi="游明朝"/>
        </w:rPr>
      </w:pPr>
      <w:r>
        <w:rPr>
          <w:rFonts w:ascii="游明朝" w:eastAsia="游明朝" w:hAnsi="游明朝" w:hint="eastAsia"/>
        </w:rPr>
        <w:t xml:space="preserve">　研究を考える際に今ある環境でできることを</w:t>
      </w:r>
      <w:r w:rsidR="005E17DE">
        <w:rPr>
          <w:rFonts w:ascii="游明朝" w:eastAsia="游明朝" w:hAnsi="游明朝" w:hint="eastAsia"/>
        </w:rPr>
        <w:t>立案する必要があります. 環境</w:t>
      </w:r>
      <w:r w:rsidR="00E6019D">
        <w:rPr>
          <w:rFonts w:ascii="游明朝" w:eastAsia="游明朝" w:hAnsi="游明朝" w:hint="eastAsia"/>
        </w:rPr>
        <w:t>に</w:t>
      </w:r>
      <w:r w:rsidR="005E17DE">
        <w:rPr>
          <w:rFonts w:ascii="游明朝" w:eastAsia="游明朝" w:hAnsi="游明朝" w:hint="eastAsia"/>
        </w:rPr>
        <w:t>は「資金」, 「自施設の患者層」, 「検査体制」, 「倫理委員会の有無」など</w:t>
      </w:r>
      <w:del w:id="29" w:author="83 00" w:date="2025-05-20T22:39:00Z" w16du:dateUtc="2025-05-20T13:39:00Z">
        <w:r w:rsidR="005E17DE" w:rsidDel="00A81ED6">
          <w:rPr>
            <w:rFonts w:ascii="游明朝" w:eastAsia="游明朝" w:hAnsi="游明朝" w:hint="eastAsia"/>
          </w:rPr>
          <w:delText>も</w:delText>
        </w:r>
      </w:del>
      <w:ins w:id="30" w:author="83 00" w:date="2025-05-20T22:39:00Z" w16du:dateUtc="2025-05-20T13:39:00Z">
        <w:r w:rsidR="00A81ED6">
          <w:rPr>
            <w:rFonts w:ascii="游明朝" w:eastAsia="游明朝" w:hAnsi="游明朝" w:hint="eastAsia"/>
          </w:rPr>
          <w:t>が</w:t>
        </w:r>
      </w:ins>
      <w:r w:rsidR="005E17DE">
        <w:rPr>
          <w:rFonts w:ascii="游明朝" w:eastAsia="游明朝" w:hAnsi="游明朝" w:hint="eastAsia"/>
        </w:rPr>
        <w:t>含まれます</w:t>
      </w:r>
      <w:r w:rsidR="00E6019D">
        <w:rPr>
          <w:rFonts w:ascii="游明朝" w:eastAsia="游明朝" w:hAnsi="游明朝" w:hint="eastAsia"/>
        </w:rPr>
        <w:t xml:space="preserve">が, </w:t>
      </w:r>
      <w:r w:rsidR="005E17DE">
        <w:rPr>
          <w:rFonts w:ascii="游明朝" w:eastAsia="游明朝" w:hAnsi="游明朝" w:hint="eastAsia"/>
        </w:rPr>
        <w:t xml:space="preserve"> </w:t>
      </w:r>
      <w:r w:rsidR="00E6019D">
        <w:rPr>
          <w:rFonts w:ascii="游明朝" w:eastAsia="游明朝" w:hAnsi="游明朝" w:hint="eastAsia"/>
        </w:rPr>
        <w:t>自</w:t>
      </w:r>
      <w:r w:rsidR="005E17DE">
        <w:rPr>
          <w:rFonts w:ascii="游明朝" w:eastAsia="游明朝" w:hAnsi="游明朝" w:hint="eastAsia"/>
        </w:rPr>
        <w:t>施設の特徴を生かしたアイデア</w:t>
      </w:r>
      <w:r w:rsidR="00E6019D">
        <w:rPr>
          <w:rFonts w:ascii="游明朝" w:eastAsia="游明朝" w:hAnsi="游明朝" w:hint="eastAsia"/>
        </w:rPr>
        <w:t>が</w:t>
      </w:r>
      <w:r w:rsidR="005E17DE">
        <w:rPr>
          <w:rFonts w:ascii="游明朝" w:eastAsia="游明朝" w:hAnsi="游明朝" w:hint="eastAsia"/>
        </w:rPr>
        <w:t>出せれば素晴らしい研究につながります. Dr.しもだが所属する病院は多くの呼吸器疾患の患者さんが受診され, 特に結核を含めた抗酸菌症も診療しています. そのため結核を対象とした研究</w:t>
      </w:r>
      <w:del w:id="31" w:author="83 00" w:date="2025-05-20T22:39:00Z" w16du:dateUtc="2025-05-20T13:39:00Z">
        <w:r w:rsidR="005E17DE" w:rsidDel="00A81ED6">
          <w:rPr>
            <w:rFonts w:ascii="游明朝" w:eastAsia="游明朝" w:hAnsi="游明朝" w:hint="eastAsia"/>
          </w:rPr>
          <w:delText>を</w:delText>
        </w:r>
        <w:r w:rsidR="00E6019D" w:rsidDel="00A81ED6">
          <w:rPr>
            <w:rFonts w:ascii="游明朝" w:eastAsia="游明朝" w:hAnsi="游明朝" w:hint="eastAsia"/>
          </w:rPr>
          <w:delText>多く</w:delText>
        </w:r>
        <w:r w:rsidR="005E17DE" w:rsidDel="00A81ED6">
          <w:rPr>
            <w:rFonts w:ascii="游明朝" w:eastAsia="游明朝" w:hAnsi="游明朝" w:hint="eastAsia"/>
          </w:rPr>
          <w:delText>行っており</w:delText>
        </w:r>
      </w:del>
      <w:ins w:id="32" w:author="83 00" w:date="2025-05-20T22:39:00Z" w16du:dateUtc="2025-05-20T13:39:00Z">
        <w:r w:rsidR="00A81ED6">
          <w:rPr>
            <w:rFonts w:ascii="游明朝" w:eastAsia="游明朝" w:hAnsi="游明朝" w:hint="eastAsia"/>
          </w:rPr>
          <w:t>が可能であり</w:t>
        </w:r>
      </w:ins>
      <w:r w:rsidR="005E17DE">
        <w:rPr>
          <w:rFonts w:ascii="游明朝" w:eastAsia="游明朝" w:hAnsi="游明朝" w:hint="eastAsia"/>
        </w:rPr>
        <w:t>, 「肺結核の長期炎症持続例の特徴</w:t>
      </w:r>
      <w:r w:rsidR="005E17DE">
        <w:rPr>
          <w:rFonts w:ascii="游明朝" w:eastAsia="游明朝" w:hAnsi="游明朝"/>
        </w:rPr>
        <w:fldChar w:fldCharType="begin"/>
      </w:r>
      <w:r w:rsidR="005E17DE">
        <w:rPr>
          <w:rFonts w:ascii="游明朝" w:eastAsia="游明朝" w:hAnsi="游明朝"/>
        </w:rPr>
        <w:instrText xml:space="preserve"> ADDIN EN.CITE &lt;EndNote&gt;&lt;Cite&gt;&lt;Author&gt;Shimoda&lt;/Author&gt;&lt;Year&gt;2022&lt;/Year&gt;&lt;RecNum&gt;338&lt;/RecNum&gt;&lt;DisplayText&gt;[11]&lt;/DisplayText&gt;&lt;record&gt;&lt;rec-number&gt;338&lt;/rec-number&gt;&lt;foreign-keys&gt;&lt;key app="EN" db-id="5ep5wtfv09xztzeasdvxprabpr0fwses25wr" timestamp="1660953650"&gt;338&lt;/key&gt;&lt;/foreign-keys&gt;&lt;ref-type name="Journal Article"&gt;17&lt;/ref-type&gt;&lt;contributors&gt;&lt;authors&gt;&lt;author&gt;Shimoda, M.&lt;/author&gt;&lt;author&gt;Yoshiyama, T.&lt;/author&gt;&lt;author&gt;Okumura, M.&lt;/author&gt;&lt;author&gt;Tanaka, Y.&lt;/author&gt;&lt;author&gt;Morimoto, K.&lt;/author&gt;&lt;author&gt;Kokutou, H.&lt;/author&gt;&lt;author&gt;Osawa, T.&lt;/author&gt;&lt;author&gt;Furuuchi, K.&lt;/author&gt;&lt;author&gt;Fujiwara, K.&lt;/author&gt;&lt;author&gt;Ito, K.&lt;/author&gt;&lt;author&gt;Yoshimori, K.&lt;/author&gt;&lt;author&gt;Ohta, K.&lt;/author&gt;&lt;/authors&gt;&lt;/contributors&gt;&lt;auth-address&gt;Respiratory Disease Center, Fukujuji Hospital, Japan Anti-Tuberculosis Association (JATA), Kiyose city, Tokyo, Japan.&lt;/auth-address&gt;&lt;titles&gt;&lt;title&gt;Analysis of risk factors for pulmonary tuberculosis with persistent severe inflammation: An observational study&lt;/title&gt;&lt;secondary-title&gt;Medicine (Baltimore)&lt;/secondary-title&gt;&lt;/titles&gt;&lt;periodical&gt;&lt;full-title&gt;Medicine (Baltimore)&lt;/full-title&gt;&lt;/periodical&gt;&lt;pages&gt;e29297&lt;/pages&gt;&lt;volume&gt;101&lt;/volume&gt;&lt;number&gt;19&lt;/number&gt;&lt;edition&gt;2022/05/19&lt;/edition&gt;&lt;keywords&gt;&lt;keyword&gt;Adult&lt;/keyword&gt;&lt;keyword&gt;*C-Reactive Protein/analysis&lt;/keyword&gt;&lt;keyword&gt;Humans&lt;/keyword&gt;&lt;keyword&gt;Inflammation&lt;/keyword&gt;&lt;keyword&gt;Retrospective Studies&lt;/keyword&gt;&lt;keyword&gt;Risk Factors&lt;/keyword&gt;&lt;keyword&gt;*Tuberculosis, Pulmonary/complications/drug therapy/epidemiology&lt;/keyword&gt;&lt;/keywords&gt;&lt;dates&gt;&lt;year&gt;2022&lt;/year&gt;&lt;pub-dates&gt;&lt;date&gt;May 13&lt;/date&gt;&lt;/pub-dates&gt;&lt;/dates&gt;&lt;isbn&gt;1536-5964 (Electronic)&amp;#xD;0025-7974 (Linking)&lt;/isbn&gt;&lt;accession-num&gt;35583541&lt;/accession-num&gt;&lt;urls&gt;&lt;related-urls&gt;&lt;url&gt;https://www.ncbi.nlm.nih.gov/pubmed/35583541&lt;/url&gt;&lt;/related-urls&gt;&lt;/urls&gt;&lt;custom2&gt;PMC9276154&lt;/custom2&gt;&lt;electronic-resource-num&gt;10.1097/MD.0000000000029297&lt;/electronic-resource-num&gt;&lt;/record&gt;&lt;/Cite&gt;&lt;/EndNote&gt;</w:instrText>
      </w:r>
      <w:r w:rsidR="005E17DE">
        <w:rPr>
          <w:rFonts w:ascii="游明朝" w:eastAsia="游明朝" w:hAnsi="游明朝"/>
        </w:rPr>
        <w:fldChar w:fldCharType="separate"/>
      </w:r>
      <w:r w:rsidR="005E17DE">
        <w:rPr>
          <w:rFonts w:ascii="游明朝" w:eastAsia="游明朝" w:hAnsi="游明朝"/>
          <w:noProof/>
        </w:rPr>
        <w:t>[11]</w:t>
      </w:r>
      <w:r w:rsidR="005E17DE">
        <w:rPr>
          <w:rFonts w:ascii="游明朝" w:eastAsia="游明朝" w:hAnsi="游明朝"/>
        </w:rPr>
        <w:fldChar w:fldCharType="end"/>
      </w:r>
      <w:r w:rsidR="005E17DE">
        <w:rPr>
          <w:rFonts w:ascii="游明朝" w:eastAsia="游明朝" w:hAnsi="游明朝" w:hint="eastAsia"/>
        </w:rPr>
        <w:t>」, 「肺結核に対する胃液検査の有用性</w:t>
      </w:r>
      <w:r w:rsidR="005E17DE">
        <w:rPr>
          <w:rFonts w:ascii="游明朝" w:eastAsia="游明朝" w:hAnsi="游明朝"/>
        </w:rPr>
        <w:fldChar w:fldCharType="begin"/>
      </w:r>
      <w:r w:rsidR="005E17DE">
        <w:rPr>
          <w:rFonts w:ascii="游明朝" w:eastAsia="游明朝" w:hAnsi="游明朝"/>
        </w:rPr>
        <w:instrText xml:space="preserve"> ADDIN EN.CITE &lt;EndNote&gt;&lt;Cite&gt;&lt;Author&gt;Shimoda&lt;/Author&gt;&lt;Year&gt;2022&lt;/Year&gt;&lt;RecNum&gt;285&lt;/RecNum&gt;&lt;DisplayText&gt;[12]&lt;/DisplayText&gt;&lt;record&gt;&lt;rec-number&gt;285&lt;/rec-number&gt;&lt;foreign-keys&gt;&lt;key app="EN" db-id="5ep5wtfv09xztzeasdvxprabpr0fwses25wr" timestamp="1651982102"&gt;285&lt;/key&gt;&lt;/foreign-keys&gt;&lt;ref-type name="Journal Article"&gt;17&lt;/ref-type&gt;&lt;contributors&gt;&lt;authors&gt;&lt;author&gt;Shimoda, M.&lt;/author&gt;&lt;author&gt;Yoshiyama, T.&lt;/author&gt;&lt;author&gt;Okumura, M.&lt;/author&gt;&lt;author&gt;Tanaka, Y.&lt;/author&gt;&lt;author&gt;Morimoto, K.&lt;/author&gt;&lt;author&gt;Yano, R.&lt;/author&gt;&lt;author&gt;Arakawa, K.&lt;/author&gt;&lt;author&gt;Furuuchi, K.&lt;/author&gt;&lt;author&gt;Fujiwara, K.&lt;/author&gt;&lt;author&gt;Yoshimori, K.&lt;/author&gt;&lt;author&gt;Ohta, K.&lt;/author&gt;&lt;/authors&gt;&lt;/contributors&gt;&lt;auth-address&gt;Respiratory Disease Center, Fukujuji Hospital, Japan Anti-Tuberculosis Association (JATA), Kiyose City, Tokyo, Japan. Electronic address: shimodam@fukujuji.org.&amp;#xD;Respiratory Disease Center, Fukujuji Hospital, Japan Anti-Tuberculosis Association (JATA), Kiyose City, Tokyo, Japan.&lt;/auth-address&gt;&lt;titles&gt;&lt;title&gt;Usefulness of gastric aspirate for the diagnosis of smear-negative pulmonary tuberculosis&lt;/title&gt;&lt;secondary-title&gt;J Infect Chemother&lt;/secondary-title&gt;&lt;/titles&gt;&lt;periodical&gt;&lt;full-title&gt;J Infect Chemother&lt;/full-title&gt;&lt;/periodical&gt;&lt;edition&gt;2022/04/23&lt;/edition&gt;&lt;keywords&gt;&lt;keyword&gt;Gastric aspirate&lt;/keyword&gt;&lt;keyword&gt;Nucleic acid amplification test&lt;/keyword&gt;&lt;keyword&gt;Smear&lt;/keyword&gt;&lt;keyword&gt;Sputum&lt;/keyword&gt;&lt;keyword&gt;Tuberculosis&lt;/keyword&gt;&lt;/keywords&gt;&lt;dates&gt;&lt;year&gt;2022&lt;/year&gt;&lt;pub-dates&gt;&lt;date&gt;Apr 18&lt;/date&gt;&lt;/pub-dates&gt;&lt;/dates&gt;&lt;isbn&gt;1437-7780 (Electronic)&amp;#xD;1341-321X (Linking)&lt;/isbn&gt;&lt;accession-num&gt;35450783&lt;/accession-num&gt;&lt;urls&gt;&lt;related-urls&gt;&lt;url&gt;https://www.ncbi.nlm.nih.gov/pubmed/35450783&lt;/url&gt;&lt;/related-urls&gt;&lt;/urls&gt;&lt;electronic-resource-num&gt;10.1016/j.jiac.2022.04.013&lt;/electronic-resource-num&gt;&lt;/record&gt;&lt;/Cite&gt;&lt;/EndNote&gt;</w:instrText>
      </w:r>
      <w:r w:rsidR="005E17DE">
        <w:rPr>
          <w:rFonts w:ascii="游明朝" w:eastAsia="游明朝" w:hAnsi="游明朝"/>
        </w:rPr>
        <w:fldChar w:fldCharType="separate"/>
      </w:r>
      <w:r w:rsidR="005E17DE">
        <w:rPr>
          <w:rFonts w:ascii="游明朝" w:eastAsia="游明朝" w:hAnsi="游明朝"/>
          <w:noProof/>
        </w:rPr>
        <w:t>[12]</w:t>
      </w:r>
      <w:r w:rsidR="005E17DE">
        <w:rPr>
          <w:rFonts w:ascii="游明朝" w:eastAsia="游明朝" w:hAnsi="游明朝"/>
        </w:rPr>
        <w:fldChar w:fldCharType="end"/>
      </w:r>
      <w:r w:rsidR="005E17DE">
        <w:rPr>
          <w:rFonts w:ascii="游明朝" w:eastAsia="游明朝" w:hAnsi="游明朝" w:hint="eastAsia"/>
        </w:rPr>
        <w:t>」, 「パラドキシカルレスポンスによる結核性胸膜炎の胸水の特徴</w:t>
      </w:r>
      <w:r w:rsidR="005E17DE">
        <w:rPr>
          <w:rFonts w:ascii="游明朝" w:eastAsia="游明朝" w:hAnsi="游明朝"/>
        </w:rPr>
        <w:fldChar w:fldCharType="begin"/>
      </w:r>
      <w:r w:rsidR="005E17DE">
        <w:rPr>
          <w:rFonts w:ascii="游明朝" w:eastAsia="游明朝" w:hAnsi="游明朝"/>
        </w:rPr>
        <w:instrText xml:space="preserve"> ADDIN EN.CITE &lt;EndNote&gt;&lt;Cite&gt;&lt;Author&gt;Shimoda&lt;/Author&gt;&lt;Year&gt;2023&lt;/Year&gt;&lt;RecNum&gt;521&lt;/RecNum&gt;&lt;DisplayText&gt;[13]&lt;/DisplayText&gt;&lt;record&gt;&lt;rec-number&gt;521&lt;/rec-number&gt;&lt;foreign-keys&gt;&lt;key app="EN" db-id="5ep5wtfv09xztzeasdvxprabpr0fwses25wr" timestamp="1688254152"&gt;521&lt;/key&gt;&lt;/foreign-keys&gt;&lt;ref-type name="Journal Article"&gt;17&lt;/ref-type&gt;&lt;contributors&gt;&lt;authors&gt;&lt;author&gt;Shimoda, M.&lt;/author&gt;&lt;author&gt;Yoshiyama, T.&lt;/author&gt;&lt;author&gt;Tanaka, Y.&lt;/author&gt;&lt;author&gt;Morimoto, K.&lt;/author&gt;&lt;author&gt;Okumura, M.&lt;/author&gt;&lt;author&gt;Kodama, T.&lt;/author&gt;&lt;author&gt;Yoshimori, K.&lt;/author&gt;&lt;author&gt;Ohta, K.&lt;/author&gt;&lt;/authors&gt;&lt;/contributors&gt;&lt;auth-address&gt;Respiratory Disease Center, Fukujuji Hospital, Japan Anti-Tuberculosis Association (JATA), Kiyose, Tokyo, Japan. Electronic address: shimodam@fukujuji.org.&amp;#xD;Respiratory Disease Center, Fukujuji Hospital, Japan Anti-Tuberculosis Association (JATA), Kiyose, Tokyo, Japan.&lt;/auth-address&gt;&lt;titles&gt;&lt;title&gt;Characteristics of pleural effusion due to paradoxical response in patients with pulmonary tuberculosis&lt;/title&gt;&lt;secondary-title&gt;J Infect Chemother&lt;/secondary-title&gt;&lt;/titles&gt;&lt;periodical&gt;&lt;full-title&gt;J Infect Chemother&lt;/full-title&gt;&lt;/periodical&gt;&lt;edition&gt;2023/05/28&lt;/edition&gt;&lt;keywords&gt;&lt;keyword&gt;Immune reconstitution inflammatory syndrome&lt;/keyword&gt;&lt;keyword&gt;Paradoxical response&lt;/keyword&gt;&lt;keyword&gt;Pleural effusion&lt;/keyword&gt;&lt;keyword&gt;Tuberculosis&lt;/keyword&gt;&lt;keyword&gt;of interest.&lt;/keyword&gt;&lt;/keywords&gt;&lt;dates&gt;&lt;year&gt;2023&lt;/year&gt;&lt;pub-dates&gt;&lt;date&gt;May 25&lt;/date&gt;&lt;/pub-dates&gt;&lt;/dates&gt;&lt;isbn&gt;1437-7780 (Electronic)&amp;#xD;1341-321X (Linking)&lt;/isbn&gt;&lt;accession-num&gt;37244351&lt;/accession-num&gt;&lt;urls&gt;&lt;related-urls&gt;&lt;url&gt;https://www.ncbi.nlm.nih.gov/pubmed/37244351&lt;/url&gt;&lt;/related-urls&gt;&lt;/urls&gt;&lt;electronic-resource-num&gt;10.1016/j.jiac.2023.05.019&lt;/electronic-resource-num&gt;&lt;/record&gt;&lt;/Cite&gt;&lt;/EndNote&gt;</w:instrText>
      </w:r>
      <w:r w:rsidR="005E17DE">
        <w:rPr>
          <w:rFonts w:ascii="游明朝" w:eastAsia="游明朝" w:hAnsi="游明朝"/>
        </w:rPr>
        <w:fldChar w:fldCharType="separate"/>
      </w:r>
      <w:r w:rsidR="005E17DE">
        <w:rPr>
          <w:rFonts w:ascii="游明朝" w:eastAsia="游明朝" w:hAnsi="游明朝"/>
          <w:noProof/>
        </w:rPr>
        <w:t>[13]</w:t>
      </w:r>
      <w:r w:rsidR="005E17DE">
        <w:rPr>
          <w:rFonts w:ascii="游明朝" w:eastAsia="游明朝" w:hAnsi="游明朝"/>
        </w:rPr>
        <w:fldChar w:fldCharType="end"/>
      </w:r>
      <w:r w:rsidR="005E17DE">
        <w:rPr>
          <w:rFonts w:ascii="游明朝" w:eastAsia="游明朝" w:hAnsi="游明朝" w:hint="eastAsia"/>
        </w:rPr>
        <w:t>」など</w:t>
      </w:r>
      <w:r w:rsidR="00E6019D">
        <w:rPr>
          <w:rFonts w:ascii="游明朝" w:eastAsia="游明朝" w:hAnsi="游明朝" w:hint="eastAsia"/>
        </w:rPr>
        <w:t>切り口を変えて執筆しています</w:t>
      </w:r>
      <w:r w:rsidR="005E17DE">
        <w:rPr>
          <w:rFonts w:ascii="游明朝" w:eastAsia="游明朝" w:hAnsi="游明朝" w:hint="eastAsia"/>
        </w:rPr>
        <w:t>. また胸水検査</w:t>
      </w:r>
      <w:r w:rsidR="00E6019D">
        <w:rPr>
          <w:rFonts w:ascii="游明朝" w:eastAsia="游明朝" w:hAnsi="游明朝" w:hint="eastAsia"/>
        </w:rPr>
        <w:t>では</w:t>
      </w:r>
      <w:r w:rsidR="005E17DE">
        <w:rPr>
          <w:rFonts w:ascii="游明朝" w:eastAsia="游明朝" w:hAnsi="游明朝" w:hint="eastAsia"/>
        </w:rPr>
        <w:t xml:space="preserve">胸水中のアミラーゼ値をルーチンで測定しています. 多くの施設では行っていないことなので, </w:t>
      </w:r>
      <w:r w:rsidR="00E6019D">
        <w:rPr>
          <w:rFonts w:ascii="游明朝" w:eastAsia="游明朝" w:hAnsi="游明朝" w:hint="eastAsia"/>
        </w:rPr>
        <w:t xml:space="preserve">チャンスと思い, </w:t>
      </w:r>
      <w:r w:rsidR="005E17DE">
        <w:rPr>
          <w:rFonts w:ascii="游明朝" w:eastAsia="游明朝" w:hAnsi="游明朝" w:hint="eastAsia"/>
        </w:rPr>
        <w:t>悪性胸水と胸水アミラーゼ値の関係について調査しました</w:t>
      </w:r>
      <w:r w:rsidR="005E17DE">
        <w:rPr>
          <w:rFonts w:ascii="游明朝" w:eastAsia="游明朝" w:hAnsi="游明朝"/>
        </w:rPr>
        <w:fldChar w:fldCharType="begin"/>
      </w:r>
      <w:r w:rsidR="005E17DE">
        <w:rPr>
          <w:rFonts w:ascii="游明朝" w:eastAsia="游明朝" w:hAnsi="游明朝"/>
        </w:rPr>
        <w:instrText xml:space="preserve"> ADDIN EN.CITE &lt;EndNote&gt;&lt;Cite&gt;&lt;Author&gt;Shimoda&lt;/Author&gt;&lt;Year&gt;2023&lt;/Year&gt;&lt;RecNum&gt;449&lt;/RecNum&gt;&lt;DisplayText&gt;[14]&lt;/DisplayText&gt;&lt;record&gt;&lt;rec-number&gt;449&lt;/rec-number&gt;&lt;foreign-keys&gt;&lt;key app="EN" db-id="5ep5wtfv09xztzeasdvxprabpr0fwses25wr" timestamp="1682176832"&gt;449&lt;/key&gt;&lt;/foreign-keys&gt;&lt;ref-type name="Journal Article"&gt;17&lt;/ref-type&gt;&lt;contributors&gt;&lt;authors&gt;&lt;author&gt;Shimoda, M.&lt;/author&gt;&lt;author&gt;Tanaka, Y.&lt;/author&gt;&lt;author&gt;Morimoto, K.&lt;/author&gt;&lt;author&gt;Yoshimori, K.&lt;/author&gt;&lt;author&gt;Ohta, K.&lt;/author&gt;&lt;/authors&gt;&lt;/contributors&gt;&lt;auth-address&gt;Respiratory Disease Center, Fukujuji Hospital, Japan Anti-Tuberculosis Association (JATA), Japan.&lt;/auth-address&gt;&lt;titles&gt;&lt;title&gt;Differences in Pleural Fluid Amylase Levels in Patients with Malignant Pleural Effusion Based on Cancer Type, Histologic Type, and Epidermal Growth Factor Receptor Mutations&lt;/title&gt;&lt;secondary-title&gt;Intern Med&lt;/secondary-title&gt;&lt;/titles&gt;&lt;periodical&gt;&lt;full-title&gt;Intern Med&lt;/full-title&gt;&lt;/periodical&gt;&lt;edition&gt;2023/04/21&lt;/edition&gt;&lt;keywords&gt;&lt;keyword&gt;Egfr&lt;/keyword&gt;&lt;keyword&gt;adenocarcinoma&lt;/keyword&gt;&lt;keyword&gt;amylase&lt;/keyword&gt;&lt;keyword&gt;lung cancer&lt;/keyword&gt;&lt;keyword&gt;malignant pleural effusion&lt;/keyword&gt;&lt;keyword&gt;pleural fluid&lt;/keyword&gt;&lt;/keywords&gt;&lt;dates&gt;&lt;year&gt;2023&lt;/year&gt;&lt;pub-dates&gt;&lt;date&gt;Apr 21&lt;/date&gt;&lt;/pub-dates&gt;&lt;/dates&gt;&lt;isbn&gt;1349-7235 (Electronic)&amp;#xD;0918-2918 (Linking)&lt;/isbn&gt;&lt;accession-num&gt;37081679&lt;/accession-num&gt;&lt;urls&gt;&lt;related-urls&gt;&lt;url&gt;https://www.ncbi.nlm.nih.gov/pubmed/37081679&lt;/url&gt;&lt;/related-urls&gt;&lt;/urls&gt;&lt;electronic-resource-num&gt;10.2169/internalmedicine.1804-23&lt;/electronic-resource-num&gt;&lt;/record&gt;&lt;/Cite&gt;&lt;/EndNote&gt;</w:instrText>
      </w:r>
      <w:r w:rsidR="005E17DE">
        <w:rPr>
          <w:rFonts w:ascii="游明朝" w:eastAsia="游明朝" w:hAnsi="游明朝"/>
        </w:rPr>
        <w:fldChar w:fldCharType="separate"/>
      </w:r>
      <w:r w:rsidR="005E17DE">
        <w:rPr>
          <w:rFonts w:ascii="游明朝" w:eastAsia="游明朝" w:hAnsi="游明朝"/>
          <w:noProof/>
        </w:rPr>
        <w:t>[14]</w:t>
      </w:r>
      <w:r w:rsidR="005E17DE">
        <w:rPr>
          <w:rFonts w:ascii="游明朝" w:eastAsia="游明朝" w:hAnsi="游明朝"/>
        </w:rPr>
        <w:fldChar w:fldCharType="end"/>
      </w:r>
      <w:r w:rsidR="005E17DE">
        <w:rPr>
          <w:rFonts w:ascii="游明朝" w:eastAsia="游明朝" w:hAnsi="游明朝" w:hint="eastAsia"/>
        </w:rPr>
        <w:t>. このように</w:t>
      </w:r>
      <w:r w:rsidR="00A760ED">
        <w:rPr>
          <w:rFonts w:ascii="游明朝" w:eastAsia="游明朝" w:hAnsi="游明朝" w:hint="eastAsia"/>
        </w:rPr>
        <w:t>自</w:t>
      </w:r>
      <w:r w:rsidR="005E17DE">
        <w:rPr>
          <w:rFonts w:ascii="游明朝" w:eastAsia="游明朝" w:hAnsi="游明朝" w:hint="eastAsia"/>
        </w:rPr>
        <w:t>施設の特徴を生かした研究は</w:t>
      </w:r>
      <w:r w:rsidR="00F069F6">
        <w:rPr>
          <w:rFonts w:ascii="游明朝" w:eastAsia="游明朝" w:hAnsi="游明朝" w:hint="eastAsia"/>
        </w:rPr>
        <w:t>独自性が生まれやすいです.</w:t>
      </w:r>
    </w:p>
    <w:p w14:paraId="2E1E87D2" w14:textId="04DB451B" w:rsidR="00BB0FFE" w:rsidRPr="00F069F6" w:rsidRDefault="00BB0FFE">
      <w:pPr>
        <w:rPr>
          <w:rFonts w:ascii="游明朝" w:eastAsia="游明朝" w:hAnsi="游明朝"/>
        </w:rPr>
      </w:pPr>
    </w:p>
    <w:p w14:paraId="76430107" w14:textId="5CC3A6B0" w:rsidR="00F11AD5" w:rsidRPr="00407DDB" w:rsidRDefault="00405330" w:rsidP="00F11AD5">
      <w:pPr>
        <w:rPr>
          <w:rFonts w:ascii="游明朝" w:eastAsia="游明朝" w:hAnsi="游明朝"/>
        </w:rPr>
      </w:pPr>
      <w:r>
        <w:rPr>
          <w:rFonts w:ascii="游明朝" w:eastAsia="游明朝" w:hAnsi="游明朝" w:hint="eastAsia"/>
        </w:rPr>
        <w:t>その</w:t>
      </w:r>
      <w:r w:rsidR="00F11AD5">
        <w:rPr>
          <w:rFonts w:ascii="游明朝" w:eastAsia="游明朝" w:hAnsi="游明朝" w:hint="eastAsia"/>
        </w:rPr>
        <w:t>④</w:t>
      </w:r>
      <w:r>
        <w:rPr>
          <w:rFonts w:ascii="游明朝" w:eastAsia="游明朝" w:hAnsi="游明朝" w:hint="eastAsia"/>
        </w:rPr>
        <w:t>：</w:t>
      </w:r>
      <w:r w:rsidR="00F11AD5">
        <w:rPr>
          <w:rFonts w:ascii="游明朝" w:eastAsia="游明朝" w:hAnsi="游明朝" w:hint="eastAsia"/>
        </w:rPr>
        <w:t>既存のやり方をブラッシュアップ</w:t>
      </w:r>
    </w:p>
    <w:p w14:paraId="12DDFEBF" w14:textId="00E38D5C" w:rsidR="00F11AD5" w:rsidRDefault="00F069F6" w:rsidP="00183D4E">
      <w:pPr>
        <w:ind w:firstLineChars="100" w:firstLine="210"/>
        <w:rPr>
          <w:rFonts w:ascii="游明朝" w:eastAsia="游明朝" w:hAnsi="游明朝"/>
        </w:rPr>
      </w:pPr>
      <w:r>
        <w:rPr>
          <w:rFonts w:ascii="游明朝" w:eastAsia="游明朝" w:hAnsi="游明朝" w:hint="eastAsia"/>
        </w:rPr>
        <w:t>日常診療で使いにくいなぁと感じたスコアや検査法はありませんか？実はそれ狙い目です.</w:t>
      </w:r>
      <w:r>
        <w:rPr>
          <w:rFonts w:ascii="游明朝" w:eastAsia="游明朝" w:hAnsi="游明朝"/>
        </w:rPr>
        <w:t xml:space="preserve"> </w:t>
      </w:r>
      <w:r w:rsidR="00A760ED">
        <w:rPr>
          <w:rFonts w:ascii="游明朝" w:eastAsia="游明朝" w:hAnsi="游明朝" w:hint="eastAsia"/>
        </w:rPr>
        <w:t>「</w:t>
      </w:r>
      <w:r>
        <w:rPr>
          <w:rFonts w:ascii="游明朝" w:eastAsia="游明朝" w:hAnsi="游明朝" w:hint="eastAsia"/>
        </w:rPr>
        <w:t>使えねぇ</w:t>
      </w:r>
      <w:r w:rsidR="00A760ED">
        <w:rPr>
          <w:rFonts w:ascii="游明朝" w:eastAsia="游明朝" w:hAnsi="游明朝" w:hint="eastAsia"/>
        </w:rPr>
        <w:t>なぁ」</w:t>
      </w:r>
      <w:r>
        <w:rPr>
          <w:rFonts w:ascii="游明朝" w:eastAsia="游明朝" w:hAnsi="游明朝" w:hint="eastAsia"/>
        </w:rPr>
        <w:t>で終わらせず,</w:t>
      </w:r>
      <w:r>
        <w:rPr>
          <w:rFonts w:ascii="游明朝" w:eastAsia="游明朝" w:hAnsi="游明朝"/>
        </w:rPr>
        <w:t xml:space="preserve"> 何か良い方法ないかなと考えてみましょう</w:t>
      </w:r>
      <w:r>
        <w:rPr>
          <w:rFonts w:ascii="游明朝" w:eastAsia="游明朝" w:hAnsi="游明朝" w:hint="eastAsia"/>
        </w:rPr>
        <w:t>.</w:t>
      </w:r>
      <w:r>
        <w:rPr>
          <w:rFonts w:ascii="游明朝" w:eastAsia="游明朝" w:hAnsi="游明朝"/>
        </w:rPr>
        <w:t xml:space="preserve"> 例えば</w:t>
      </w:r>
      <w:r>
        <w:rPr>
          <w:rFonts w:ascii="游明朝" w:eastAsia="游明朝" w:hAnsi="游明朝" w:hint="eastAsia"/>
        </w:rPr>
        <w:t>,</w:t>
      </w:r>
      <w:r>
        <w:rPr>
          <w:rFonts w:ascii="游明朝" w:eastAsia="游明朝" w:hAnsi="游明朝"/>
        </w:rPr>
        <w:t xml:space="preserve"> </w:t>
      </w:r>
      <w:r w:rsidR="00A760ED">
        <w:rPr>
          <w:rFonts w:ascii="游明朝" w:eastAsia="游明朝" w:hAnsi="游明朝" w:hint="eastAsia"/>
        </w:rPr>
        <w:t xml:space="preserve">過去の報告において, </w:t>
      </w:r>
      <w:r w:rsidR="00F11AD5">
        <w:rPr>
          <w:rFonts w:ascii="游明朝" w:eastAsia="游明朝" w:hAnsi="游明朝" w:hint="eastAsia"/>
        </w:rPr>
        <w:t>脊柱起立筋</w:t>
      </w:r>
      <w:r>
        <w:rPr>
          <w:rFonts w:ascii="游明朝" w:eastAsia="游明朝" w:hAnsi="游明朝" w:hint="eastAsia"/>
        </w:rPr>
        <w:t>量の評価は</w:t>
      </w:r>
      <w:r w:rsidR="00183D4E">
        <w:rPr>
          <w:rFonts w:ascii="游明朝" w:eastAsia="游明朝" w:hAnsi="游明朝" w:hint="eastAsia"/>
        </w:rPr>
        <w:t>3</w:t>
      </w:r>
      <w:r w:rsidR="00183D4E">
        <w:rPr>
          <w:rFonts w:ascii="游明朝" w:eastAsia="游明朝" w:hAnsi="游明朝"/>
        </w:rPr>
        <w:t>D解析ソフトを用いたTh12レベルの筋肉の</w:t>
      </w:r>
      <w:r>
        <w:rPr>
          <w:rFonts w:ascii="游明朝" w:eastAsia="游明朝" w:hAnsi="游明朝" w:hint="eastAsia"/>
        </w:rPr>
        <w:t>面積</w:t>
      </w:r>
      <w:r w:rsidR="00A760ED">
        <w:rPr>
          <w:rFonts w:ascii="游明朝" w:eastAsia="游明朝" w:hAnsi="游明朝" w:hint="eastAsia"/>
        </w:rPr>
        <w:t>が</w:t>
      </w:r>
      <w:r w:rsidR="00183D4E">
        <w:rPr>
          <w:rFonts w:ascii="游明朝" w:eastAsia="游明朝" w:hAnsi="游明朝" w:hint="eastAsia"/>
        </w:rPr>
        <w:t>使用</w:t>
      </w:r>
      <w:r w:rsidR="00A760ED">
        <w:rPr>
          <w:rFonts w:ascii="游明朝" w:eastAsia="游明朝" w:hAnsi="游明朝" w:hint="eastAsia"/>
        </w:rPr>
        <w:t>されて</w:t>
      </w:r>
      <w:r w:rsidR="00183D4E">
        <w:rPr>
          <w:rFonts w:ascii="游明朝" w:eastAsia="游明朝" w:hAnsi="游明朝" w:hint="eastAsia"/>
        </w:rPr>
        <w:t>います.</w:t>
      </w:r>
      <w:r w:rsidR="00183D4E">
        <w:rPr>
          <w:rFonts w:ascii="游明朝" w:eastAsia="游明朝" w:hAnsi="游明朝"/>
        </w:rPr>
        <w:t xml:space="preserve"> </w:t>
      </w:r>
      <w:ins w:id="33" w:author="83 00" w:date="2025-05-20T22:40:00Z" w16du:dateUtc="2025-05-20T13:40:00Z">
        <w:r w:rsidR="00A81ED6">
          <w:rPr>
            <w:rFonts w:ascii="游明朝" w:eastAsia="游明朝" w:hAnsi="游明朝" w:hint="eastAsia"/>
          </w:rPr>
          <w:t>実際に</w:t>
        </w:r>
      </w:ins>
      <w:r w:rsidR="00183D4E">
        <w:rPr>
          <w:rFonts w:ascii="游明朝" w:eastAsia="游明朝" w:hAnsi="游明朝"/>
        </w:rPr>
        <w:t>筋肉の面積</w:t>
      </w:r>
      <w:ins w:id="34" w:author="83 00" w:date="2025-05-20T22:40:00Z" w16du:dateUtc="2025-05-20T13:40:00Z">
        <w:r w:rsidR="00A81ED6">
          <w:rPr>
            <w:rFonts w:ascii="游明朝" w:eastAsia="游明朝" w:hAnsi="游明朝" w:hint="eastAsia"/>
          </w:rPr>
          <w:t>って</w:t>
        </w:r>
      </w:ins>
      <w:del w:id="35" w:author="83 00" w:date="2025-05-20T22:40:00Z" w16du:dateUtc="2025-05-20T13:40:00Z">
        <w:r w:rsidR="00183D4E" w:rsidDel="00A81ED6">
          <w:rPr>
            <w:rFonts w:ascii="游明朝" w:eastAsia="游明朝" w:hAnsi="游明朝" w:hint="eastAsia"/>
          </w:rPr>
          <w:delText>,</w:delText>
        </w:r>
        <w:r w:rsidR="00183D4E" w:rsidDel="00A81ED6">
          <w:rPr>
            <w:rFonts w:ascii="游明朝" w:eastAsia="游明朝" w:hAnsi="游明朝"/>
          </w:rPr>
          <w:delText xml:space="preserve"> </w:delText>
        </w:r>
      </w:del>
      <w:r w:rsidR="00183D4E">
        <w:rPr>
          <w:rFonts w:ascii="游明朝" w:eastAsia="游明朝" w:hAnsi="游明朝"/>
        </w:rPr>
        <w:t>測ります</w:t>
      </w:r>
      <w:ins w:id="36" w:author="83 00" w:date="2025-05-20T22:40:00Z" w16du:dateUtc="2025-05-20T13:40:00Z">
        <w:r w:rsidR="00A81ED6">
          <w:rPr>
            <w:rFonts w:ascii="游明朝" w:eastAsia="游明朝" w:hAnsi="游明朝" w:hint="eastAsia"/>
          </w:rPr>
          <w:t>か</w:t>
        </w:r>
      </w:ins>
      <w:r w:rsidR="00183D4E">
        <w:rPr>
          <w:rFonts w:ascii="游明朝" w:eastAsia="游明朝" w:hAnsi="游明朝"/>
        </w:rPr>
        <w:t>？ちなみに</w:t>
      </w:r>
      <w:r w:rsidR="00A760ED">
        <w:rPr>
          <w:rFonts w:ascii="游明朝" w:eastAsia="游明朝" w:hAnsi="游明朝" w:hint="eastAsia"/>
        </w:rPr>
        <w:t>測定には</w:t>
      </w:r>
      <w:r w:rsidR="00183D4E">
        <w:rPr>
          <w:rFonts w:ascii="游明朝" w:eastAsia="游明朝" w:hAnsi="游明朝" w:hint="eastAsia"/>
        </w:rPr>
        <w:t>1例5分くらいかかります.</w:t>
      </w:r>
      <w:r w:rsidR="00183D4E">
        <w:rPr>
          <w:rFonts w:ascii="游明朝" w:eastAsia="游明朝" w:hAnsi="游明朝"/>
        </w:rPr>
        <w:t xml:space="preserve"> ふと</w:t>
      </w:r>
      <w:r w:rsidR="00183D4E">
        <w:rPr>
          <w:rFonts w:ascii="游明朝" w:eastAsia="游明朝" w:hAnsi="游明朝" w:hint="eastAsia"/>
        </w:rPr>
        <w:t>C</w:t>
      </w:r>
      <w:r w:rsidR="00183D4E">
        <w:rPr>
          <w:rFonts w:ascii="游明朝" w:eastAsia="游明朝" w:hAnsi="游明朝"/>
        </w:rPr>
        <w:t>Tをみていると</w:t>
      </w:r>
      <w:r w:rsidR="00183D4E">
        <w:rPr>
          <w:rFonts w:ascii="游明朝" w:eastAsia="游明朝" w:hAnsi="游明朝" w:hint="eastAsia"/>
        </w:rPr>
        <w:t>,</w:t>
      </w:r>
      <w:r w:rsidR="00183D4E">
        <w:rPr>
          <w:rFonts w:ascii="游明朝" w:eastAsia="游明朝" w:hAnsi="游明朝"/>
        </w:rPr>
        <w:t xml:space="preserve"> </w:t>
      </w:r>
      <w:r w:rsidR="00183D4E">
        <w:rPr>
          <w:rFonts w:ascii="游明朝" w:eastAsia="游明朝" w:hAnsi="游明朝" w:hint="eastAsia"/>
        </w:rPr>
        <w:t>脊柱起立筋は増減しても横の付着部は変わらないので横径は一定なのではないかと考えました.</w:t>
      </w:r>
      <w:r w:rsidR="00183D4E">
        <w:rPr>
          <w:rFonts w:ascii="游明朝" w:eastAsia="游明朝" w:hAnsi="游明朝"/>
        </w:rPr>
        <w:t xml:space="preserve"> </w:t>
      </w:r>
      <w:r w:rsidR="00A760ED">
        <w:rPr>
          <w:rFonts w:ascii="游明朝" w:eastAsia="游明朝" w:hAnsi="游明朝" w:hint="eastAsia"/>
        </w:rPr>
        <w:t xml:space="preserve">つまり, 筋肉量と筋肉の厚みが相関するのではと仮説を立てたのです. その結果, </w:t>
      </w:r>
      <w:r w:rsidR="00183D4E">
        <w:rPr>
          <w:rFonts w:ascii="游明朝" w:eastAsia="游明朝" w:hAnsi="游明朝" w:hint="eastAsia"/>
        </w:rPr>
        <w:t>脊柱起立筋量の評価は筋肉の厚みで代用可能であることを示しました</w:t>
      </w:r>
      <w:r w:rsidR="00F11AD5">
        <w:rPr>
          <w:rFonts w:ascii="游明朝" w:eastAsia="游明朝" w:hAnsi="游明朝"/>
        </w:rPr>
        <w:fldChar w:fldCharType="begin"/>
      </w:r>
      <w:r w:rsidR="005E17DE">
        <w:rPr>
          <w:rFonts w:ascii="游明朝" w:eastAsia="游明朝" w:hAnsi="游明朝"/>
        </w:rPr>
        <w:instrText xml:space="preserve"> ADDIN EN.CITE &lt;EndNote&gt;&lt;Cite&gt;&lt;Author&gt;Shimoda&lt;/Author&gt;&lt;Year&gt;2022&lt;/Year&gt;&lt;RecNum&gt;352&lt;/RecNum&gt;&lt;DisplayText&gt;[15]&lt;/DisplayText&gt;&lt;record&gt;&lt;rec-number&gt;352&lt;/rec-number&gt;&lt;foreign-keys&gt;&lt;key app="EN" db-id="5ep5wtfv09xztzeasdvxprabpr0fwses25wr" timestamp="1664283339"&gt;352&lt;/key&gt;&lt;/foreign-keys&gt;&lt;ref-type name="Journal Article"&gt;17&lt;/ref-type&gt;&lt;contributors&gt;&lt;authors&gt;&lt;author&gt;Shimoda,M.&lt;/author&gt;&lt;author&gt;Takao,S.&lt;/author&gt;&lt;author&gt;Sugajima,Y.&lt;/author&gt;&lt;author&gt;Tanaka,Y.&lt;/author&gt;&lt;author&gt;Morimoto,K.&lt;/author&gt;&lt;author&gt;Yoshida,N.&lt;/author&gt;&lt;author&gt;Yoshimori,K.&lt;/author&gt;&lt;author&gt;Ohta,K.&lt;/author&gt;&lt;author&gt;Senjyu,H.&lt;/author&gt;&lt;/authors&gt;&lt;/contributors&gt;&lt;titles&gt;&lt;title&gt;The thickness of erector spinae muscles can be easily measured by computed tomography for the assessment of physical activity: An observational study&lt;/title&gt;&lt;secondary-title&gt;Medicine (Baltimore)&lt;/secondary-title&gt;&lt;/titles&gt;&lt;periodical&gt;&lt;full-title&gt;Medicine (Baltimore)&lt;/full-title&gt;&lt;/periodical&gt;&lt;pages&gt;e30704&lt;/pages&gt;&lt;volume&gt;101&lt;/volume&gt;&lt;number&gt;38&lt;/number&gt;&lt;dates&gt;&lt;year&gt;2022&lt;/year&gt;&lt;/dates&gt;&lt;urls&gt;&lt;/urls&gt;&lt;electronic-resource-num&gt;doi: 10.1097/MD.0000000000030704&lt;/electronic-resource-num&gt;&lt;/record&gt;&lt;/Cite&gt;&lt;/EndNote&gt;</w:instrText>
      </w:r>
      <w:r w:rsidR="00F11AD5">
        <w:rPr>
          <w:rFonts w:ascii="游明朝" w:eastAsia="游明朝" w:hAnsi="游明朝"/>
        </w:rPr>
        <w:fldChar w:fldCharType="separate"/>
      </w:r>
      <w:r w:rsidR="005E17DE">
        <w:rPr>
          <w:rFonts w:ascii="游明朝" w:eastAsia="游明朝" w:hAnsi="游明朝"/>
          <w:noProof/>
        </w:rPr>
        <w:t>[15]</w:t>
      </w:r>
      <w:r w:rsidR="00F11AD5">
        <w:rPr>
          <w:rFonts w:ascii="游明朝" w:eastAsia="游明朝" w:hAnsi="游明朝"/>
        </w:rPr>
        <w:fldChar w:fldCharType="end"/>
      </w:r>
      <w:r w:rsidR="00183D4E">
        <w:rPr>
          <w:rFonts w:ascii="游明朝" w:eastAsia="游明朝" w:hAnsi="游明朝"/>
        </w:rPr>
        <w:t xml:space="preserve">. </w:t>
      </w:r>
      <w:r w:rsidR="00405330">
        <w:rPr>
          <w:rFonts w:ascii="游明朝" w:eastAsia="游明朝" w:hAnsi="游明朝" w:hint="eastAsia"/>
        </w:rPr>
        <w:t>また肺結核に対する胃液検査って通常, 喀痰が出なかったり, 陽性にならなかった症例に適応しますが, 過去の報告</w:t>
      </w:r>
      <w:r w:rsidR="00A760ED">
        <w:rPr>
          <w:rFonts w:ascii="游明朝" w:eastAsia="游明朝" w:hAnsi="游明朝" w:hint="eastAsia"/>
        </w:rPr>
        <w:t>で</w:t>
      </w:r>
      <w:r w:rsidR="00405330">
        <w:rPr>
          <w:rFonts w:ascii="游明朝" w:eastAsia="游明朝" w:hAnsi="游明朝" w:hint="eastAsia"/>
        </w:rPr>
        <w:t>は患者の選定</w:t>
      </w:r>
      <w:r w:rsidR="00A760ED">
        <w:rPr>
          <w:rFonts w:ascii="游明朝" w:eastAsia="游明朝" w:hAnsi="游明朝" w:hint="eastAsia"/>
        </w:rPr>
        <w:t>を</w:t>
      </w:r>
      <w:r w:rsidR="00405330">
        <w:rPr>
          <w:rFonts w:ascii="游明朝" w:eastAsia="游明朝" w:hAnsi="游明朝" w:hint="eastAsia"/>
        </w:rPr>
        <w:t>していなかったんですね. そこで, 喀痰が出ない, または初回の喀痰抗酸菌</w:t>
      </w:r>
      <w:r w:rsidR="00A760ED">
        <w:rPr>
          <w:rFonts w:ascii="游明朝" w:eastAsia="游明朝" w:hAnsi="游明朝" w:hint="eastAsia"/>
        </w:rPr>
        <w:t>塗抹</w:t>
      </w:r>
      <w:r w:rsidR="00405330">
        <w:rPr>
          <w:rFonts w:ascii="游明朝" w:eastAsia="游明朝" w:hAnsi="游明朝" w:hint="eastAsia"/>
        </w:rPr>
        <w:t>陰性の症例に絞って検討しました</w:t>
      </w:r>
      <w:r w:rsidR="00405330">
        <w:rPr>
          <w:rFonts w:ascii="游明朝" w:eastAsia="游明朝" w:hAnsi="游明朝"/>
        </w:rPr>
        <w:fldChar w:fldCharType="begin">
          <w:fldData xml:space="preserve">PEVuZE5vdGU+PENpdGU+PEF1dGhvcj5TaGltb2RhPC9BdXRob3I+PFllYXI+MjAyMzwvWWVhcj48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==
</w:fldData>
        </w:fldChar>
      </w:r>
      <w:r w:rsidR="00E8360B">
        <w:rPr>
          <w:rFonts w:ascii="游明朝" w:eastAsia="游明朝" w:hAnsi="游明朝"/>
        </w:rPr>
        <w:instrText xml:space="preserve"> ADDIN EN.CITE </w:instrText>
      </w:r>
      <w:r w:rsidR="00E8360B">
        <w:rPr>
          <w:rFonts w:ascii="游明朝" w:eastAsia="游明朝" w:hAnsi="游明朝"/>
        </w:rPr>
        <w:fldChar w:fldCharType="begin">
          <w:fldData xml:space="preserve">PEVuZE5vdGU+PENpdGU+PEF1dGhvcj5TaGltb2RhPC9BdXRob3I+PFllYXI+MjAyMzwvWWVhcj48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==
</w:fldData>
        </w:fldChar>
      </w:r>
      <w:r w:rsidR="00E8360B">
        <w:rPr>
          <w:rFonts w:ascii="游明朝" w:eastAsia="游明朝" w:hAnsi="游明朝"/>
        </w:rPr>
        <w:instrText xml:space="preserve"> ADDIN EN.CITE.DATA </w:instrText>
      </w:r>
      <w:r w:rsidR="00E8360B">
        <w:rPr>
          <w:rFonts w:ascii="游明朝" w:eastAsia="游明朝" w:hAnsi="游明朝"/>
        </w:rPr>
      </w:r>
      <w:r w:rsidR="00E8360B">
        <w:rPr>
          <w:rFonts w:ascii="游明朝" w:eastAsia="游明朝" w:hAnsi="游明朝"/>
        </w:rPr>
        <w:fldChar w:fldCharType="end"/>
      </w:r>
      <w:r w:rsidR="00405330">
        <w:rPr>
          <w:rFonts w:ascii="游明朝" w:eastAsia="游明朝" w:hAnsi="游明朝"/>
        </w:rPr>
      </w:r>
      <w:r w:rsidR="00405330">
        <w:rPr>
          <w:rFonts w:ascii="游明朝" w:eastAsia="游明朝" w:hAnsi="游明朝"/>
        </w:rPr>
        <w:fldChar w:fldCharType="separate"/>
      </w:r>
      <w:r w:rsidR="00E8360B">
        <w:rPr>
          <w:rFonts w:ascii="游明朝" w:eastAsia="游明朝" w:hAnsi="游明朝"/>
          <w:noProof/>
        </w:rPr>
        <w:t>[16]</w:t>
      </w:r>
      <w:r w:rsidR="00405330">
        <w:rPr>
          <w:rFonts w:ascii="游明朝" w:eastAsia="游明朝" w:hAnsi="游明朝"/>
        </w:rPr>
        <w:fldChar w:fldCharType="end"/>
      </w:r>
      <w:r w:rsidR="00405330">
        <w:rPr>
          <w:rFonts w:ascii="游明朝" w:eastAsia="游明朝" w:hAnsi="游明朝" w:hint="eastAsia"/>
        </w:rPr>
        <w:t xml:space="preserve">. </w:t>
      </w:r>
      <w:r w:rsidR="00A760ED">
        <w:rPr>
          <w:rFonts w:ascii="游明朝" w:eastAsia="游明朝" w:hAnsi="游明朝" w:hint="eastAsia"/>
        </w:rPr>
        <w:t xml:space="preserve">さらに, </w:t>
      </w:r>
      <w:del w:id="37" w:author="83 00" w:date="2025-05-20T22:41:00Z" w16du:dateUtc="2025-05-20T13:41:00Z">
        <w:r w:rsidR="00183D4E" w:rsidDel="00A81ED6">
          <w:rPr>
            <w:rFonts w:ascii="游明朝" w:eastAsia="游明朝" w:hAnsi="游明朝"/>
          </w:rPr>
          <w:delText>この</w:delText>
        </w:r>
      </w:del>
      <w:r w:rsidR="00183D4E">
        <w:rPr>
          <w:rFonts w:ascii="游明朝" w:eastAsia="游明朝" w:hAnsi="游明朝"/>
        </w:rPr>
        <w:t>検査</w:t>
      </w:r>
      <w:ins w:id="38" w:author="83 00" w:date="2025-05-20T22:41:00Z" w16du:dateUtc="2025-05-20T13:41:00Z">
        <w:r w:rsidR="00A81ED6">
          <w:rPr>
            <w:rFonts w:ascii="游明朝" w:eastAsia="游明朝" w:hAnsi="游明朝" w:hint="eastAsia"/>
          </w:rPr>
          <w:t>を</w:t>
        </w:r>
      </w:ins>
      <w:ins w:id="39" w:author="83 00" w:date="2025-05-20T22:42:00Z" w16du:dateUtc="2025-05-20T13:42:00Z">
        <w:r w:rsidR="00A81ED6">
          <w:rPr>
            <w:rFonts w:ascii="游明朝" w:eastAsia="游明朝" w:hAnsi="游明朝" w:hint="eastAsia"/>
          </w:rPr>
          <w:t>やっても</w:t>
        </w:r>
      </w:ins>
      <w:r w:rsidR="00183D4E">
        <w:rPr>
          <w:rFonts w:ascii="游明朝" w:eastAsia="游明朝" w:hAnsi="游明朝"/>
        </w:rPr>
        <w:t>ほとんど陽性にならない</w:t>
      </w:r>
      <w:ins w:id="40" w:author="83 00" w:date="2025-05-20T22:42:00Z" w16du:dateUtc="2025-05-20T13:42:00Z">
        <w:r w:rsidR="00A81ED6">
          <w:rPr>
            <w:rFonts w:ascii="游明朝" w:eastAsia="游明朝" w:hAnsi="游明朝" w:hint="eastAsia"/>
          </w:rPr>
          <w:t>という実感</w:t>
        </w:r>
      </w:ins>
      <w:r w:rsidR="00183D4E">
        <w:rPr>
          <w:rFonts w:ascii="游明朝" w:eastAsia="游明朝" w:hAnsi="游明朝"/>
        </w:rPr>
        <w:t>から</w:t>
      </w:r>
      <w:del w:id="41" w:author="83 00" w:date="2025-05-20T22:42:00Z" w16du:dateUtc="2025-05-20T13:42:00Z">
        <w:r w:rsidR="00183D4E" w:rsidDel="00A81ED6">
          <w:rPr>
            <w:rFonts w:ascii="游明朝" w:eastAsia="游明朝" w:hAnsi="游明朝"/>
          </w:rPr>
          <w:delText>意味ないんじゃないかという</w:delText>
        </w:r>
      </w:del>
      <w:r w:rsidR="00183D4E">
        <w:rPr>
          <w:rFonts w:ascii="游明朝" w:eastAsia="游明朝" w:hAnsi="游明朝"/>
        </w:rPr>
        <w:t>疑問</w:t>
      </w:r>
      <w:ins w:id="42" w:author="83 00" w:date="2025-05-20T22:42:00Z" w16du:dateUtc="2025-05-20T13:42:00Z">
        <w:r w:rsidR="00A81ED6">
          <w:rPr>
            <w:rFonts w:ascii="游明朝" w:eastAsia="游明朝" w:hAnsi="游明朝" w:hint="eastAsia"/>
          </w:rPr>
          <w:t>を抱いたことで</w:t>
        </w:r>
      </w:ins>
      <w:del w:id="43" w:author="83 00" w:date="2025-05-20T22:42:00Z" w16du:dateUtc="2025-05-20T13:42:00Z">
        <w:r w:rsidR="00183D4E" w:rsidDel="00A81ED6">
          <w:rPr>
            <w:rFonts w:ascii="游明朝" w:eastAsia="游明朝" w:hAnsi="游明朝"/>
          </w:rPr>
          <w:delText>も</w:delText>
        </w:r>
      </w:del>
      <w:r w:rsidR="00183D4E">
        <w:rPr>
          <w:rFonts w:ascii="游明朝" w:eastAsia="游明朝" w:hAnsi="游明朝"/>
        </w:rPr>
        <w:t>研究につなが</w:t>
      </w:r>
      <w:del w:id="44" w:author="83 00" w:date="2025-05-20T22:42:00Z" w16du:dateUtc="2025-05-20T13:42:00Z">
        <w:r w:rsidR="00183D4E" w:rsidDel="00A81ED6">
          <w:rPr>
            <w:rFonts w:ascii="游明朝" w:eastAsia="游明朝" w:hAnsi="游明朝"/>
          </w:rPr>
          <w:delText>り</w:delText>
        </w:r>
      </w:del>
      <w:ins w:id="45" w:author="83 00" w:date="2025-05-20T22:42:00Z" w16du:dateUtc="2025-05-20T13:42:00Z">
        <w:r w:rsidR="00A81ED6">
          <w:rPr>
            <w:rFonts w:ascii="游明朝" w:eastAsia="游明朝" w:hAnsi="游明朝" w:hint="eastAsia"/>
          </w:rPr>
          <w:t>ったこと</w:t>
        </w:r>
      </w:ins>
      <w:ins w:id="46" w:author="83 00" w:date="2025-05-20T22:43:00Z" w16du:dateUtc="2025-05-20T13:43:00Z">
        <w:r w:rsidR="00A81ED6">
          <w:rPr>
            <w:rFonts w:ascii="游明朝" w:eastAsia="游明朝" w:hAnsi="游明朝" w:hint="eastAsia"/>
          </w:rPr>
          <w:t>も</w:t>
        </w:r>
      </w:ins>
      <w:ins w:id="47" w:author="83 00" w:date="2025-05-20T22:42:00Z" w16du:dateUtc="2025-05-20T13:42:00Z">
        <w:r w:rsidR="00A81ED6">
          <w:rPr>
            <w:rFonts w:ascii="游明朝" w:eastAsia="游明朝" w:hAnsi="游明朝" w:hint="eastAsia"/>
          </w:rPr>
          <w:t>あります</w:t>
        </w:r>
      </w:ins>
      <w:del w:id="48" w:author="83 00" w:date="2025-05-20T22:42:00Z" w16du:dateUtc="2025-05-20T13:42:00Z">
        <w:r w:rsidR="00A760ED" w:rsidDel="00A81ED6">
          <w:rPr>
            <w:rFonts w:ascii="游明朝" w:eastAsia="游明朝" w:hAnsi="游明朝" w:hint="eastAsia"/>
          </w:rPr>
          <w:delText>,</w:delText>
        </w:r>
      </w:del>
      <w:del w:id="49" w:author="83 00" w:date="2025-05-20T22:43:00Z" w16du:dateUtc="2025-05-20T13:43:00Z">
        <w:r w:rsidR="00183D4E" w:rsidDel="00A81ED6">
          <w:rPr>
            <w:rFonts w:ascii="游明朝" w:eastAsia="游明朝" w:hAnsi="游明朝"/>
          </w:rPr>
          <w:delText xml:space="preserve"> 気管支鏡検査による</w:delText>
        </w:r>
        <w:r w:rsidR="00F11AD5" w:rsidDel="00A81ED6">
          <w:rPr>
            <w:rFonts w:ascii="游明朝" w:eastAsia="游明朝" w:hAnsi="游明朝" w:hint="eastAsia"/>
          </w:rPr>
          <w:delText>組織培養</w:delText>
        </w:r>
        <w:r w:rsidR="00183D4E" w:rsidDel="00A81ED6">
          <w:rPr>
            <w:rFonts w:ascii="游明朝" w:eastAsia="游明朝" w:hAnsi="游明朝" w:hint="eastAsia"/>
          </w:rPr>
          <w:delText>検査はほとんど陽性にならず,</w:delText>
        </w:r>
        <w:r w:rsidR="00183D4E" w:rsidDel="00A81ED6">
          <w:rPr>
            <w:rFonts w:ascii="游明朝" w:eastAsia="游明朝" w:hAnsi="游明朝"/>
          </w:rPr>
          <w:delText xml:space="preserve"> 不要だということを</w:delText>
        </w:r>
        <w:r w:rsidR="00A760ED" w:rsidDel="00A81ED6">
          <w:rPr>
            <w:rFonts w:ascii="游明朝" w:eastAsia="游明朝" w:hAnsi="游明朝" w:hint="eastAsia"/>
          </w:rPr>
          <w:delText>示しました</w:delText>
        </w:r>
      </w:del>
      <w:r w:rsidR="00F11AD5">
        <w:rPr>
          <w:rFonts w:ascii="游明朝" w:eastAsia="游明朝" w:hAnsi="游明朝"/>
        </w:rPr>
        <w:fldChar w:fldCharType="begin">
          <w:fldData xml:space="preserve">PEVuZE5vdGU+PENpdGU+PEF1dGhvcj5TaGltb2RhPC9BdXRob3I+PFllYXI+MjAyMzwvWWVhcj48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</w:fldData>
        </w:fldChar>
      </w:r>
      <w:r w:rsidR="00E8360B">
        <w:rPr>
          <w:rFonts w:ascii="游明朝" w:eastAsia="游明朝" w:hAnsi="游明朝"/>
        </w:rPr>
        <w:instrText xml:space="preserve"> ADDIN EN.CITE </w:instrText>
      </w:r>
      <w:r w:rsidR="00E8360B">
        <w:rPr>
          <w:rFonts w:ascii="游明朝" w:eastAsia="游明朝" w:hAnsi="游明朝"/>
        </w:rPr>
        <w:fldChar w:fldCharType="begin">
          <w:fldData xml:space="preserve">PEVuZE5vdGU+PENpdGU+PEF1dGhvcj5TaGltb2RhPC9BdXRob3I+PFllYXI+MjAyMzwvWWVhcj48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</w:fldData>
        </w:fldChar>
      </w:r>
      <w:r w:rsidR="00E8360B">
        <w:rPr>
          <w:rFonts w:ascii="游明朝" w:eastAsia="游明朝" w:hAnsi="游明朝"/>
        </w:rPr>
        <w:instrText xml:space="preserve"> ADDIN EN.CITE.DATA </w:instrText>
      </w:r>
      <w:r w:rsidR="00E8360B">
        <w:rPr>
          <w:rFonts w:ascii="游明朝" w:eastAsia="游明朝" w:hAnsi="游明朝"/>
        </w:rPr>
      </w:r>
      <w:r w:rsidR="00E8360B">
        <w:rPr>
          <w:rFonts w:ascii="游明朝" w:eastAsia="游明朝" w:hAnsi="游明朝"/>
        </w:rPr>
        <w:fldChar w:fldCharType="end"/>
      </w:r>
      <w:r w:rsidR="00F11AD5">
        <w:rPr>
          <w:rFonts w:ascii="游明朝" w:eastAsia="游明朝" w:hAnsi="游明朝"/>
        </w:rPr>
      </w:r>
      <w:r w:rsidR="00F11AD5">
        <w:rPr>
          <w:rFonts w:ascii="游明朝" w:eastAsia="游明朝" w:hAnsi="游明朝"/>
        </w:rPr>
        <w:fldChar w:fldCharType="separate"/>
      </w:r>
      <w:r w:rsidR="00E8360B">
        <w:rPr>
          <w:rFonts w:ascii="游明朝" w:eastAsia="游明朝" w:hAnsi="游明朝"/>
          <w:noProof/>
        </w:rPr>
        <w:t>[17]</w:t>
      </w:r>
      <w:r w:rsidR="00F11AD5">
        <w:rPr>
          <w:rFonts w:ascii="游明朝" w:eastAsia="游明朝" w:hAnsi="游明朝"/>
        </w:rPr>
        <w:fldChar w:fldCharType="end"/>
      </w:r>
      <w:r w:rsidR="00183D4E">
        <w:rPr>
          <w:rFonts w:ascii="游明朝" w:eastAsia="游明朝" w:hAnsi="游明朝"/>
        </w:rPr>
        <w:t>.</w:t>
      </w:r>
    </w:p>
    <w:p w14:paraId="7E15A2F7" w14:textId="77777777" w:rsidR="00F11AD5" w:rsidRDefault="00F11AD5" w:rsidP="00F11AD5">
      <w:pPr>
        <w:rPr>
          <w:rFonts w:ascii="游明朝" w:eastAsia="游明朝" w:hAnsi="游明朝"/>
        </w:rPr>
      </w:pPr>
    </w:p>
    <w:p w14:paraId="6E8ACC7D" w14:textId="6F83B1B0" w:rsidR="00BB0FFE" w:rsidRDefault="00405330">
      <w:pPr>
        <w:rPr>
          <w:rFonts w:ascii="游明朝" w:eastAsia="游明朝" w:hAnsi="游明朝"/>
        </w:rPr>
      </w:pPr>
      <w:r>
        <w:rPr>
          <w:rFonts w:ascii="游明朝" w:eastAsia="游明朝" w:hAnsi="游明朝" w:hint="eastAsia"/>
        </w:rPr>
        <w:t>その</w:t>
      </w:r>
      <w:r w:rsidR="00F11AD5">
        <w:rPr>
          <w:rFonts w:ascii="游明朝" w:eastAsia="游明朝" w:hAnsi="游明朝" w:hint="eastAsia"/>
        </w:rPr>
        <w:t>⑤</w:t>
      </w:r>
      <w:r>
        <w:rPr>
          <w:rFonts w:ascii="游明朝" w:eastAsia="游明朝" w:hAnsi="游明朝" w:hint="eastAsia"/>
        </w:rPr>
        <w:t>：</w:t>
      </w:r>
      <w:r w:rsidR="00BB0FFE">
        <w:rPr>
          <w:rFonts w:ascii="游明朝" w:eastAsia="游明朝" w:hAnsi="游明朝" w:hint="eastAsia"/>
        </w:rPr>
        <w:t>ローラー作戦（通称, 地ならし）</w:t>
      </w:r>
    </w:p>
    <w:p w14:paraId="1F3219CF" w14:textId="59BA803B" w:rsidR="00BB0FFE" w:rsidRDefault="00405330" w:rsidP="00405330">
      <w:pPr>
        <w:ind w:firstLineChars="100" w:firstLine="210"/>
        <w:rPr>
          <w:rFonts w:ascii="游明朝" w:eastAsia="游明朝" w:hAnsi="游明朝"/>
        </w:rPr>
      </w:pPr>
      <w:r>
        <w:rPr>
          <w:rFonts w:ascii="游明朝" w:eastAsia="游明朝" w:hAnsi="游明朝" w:hint="eastAsia"/>
        </w:rPr>
        <w:t>Dr.しもだの得意技です. とりあえず片っ端から集めてその特徴を明らかにしてゆ</w:t>
      </w:r>
      <w:r w:rsidR="0054270D">
        <w:rPr>
          <w:rFonts w:ascii="游明朝" w:eastAsia="游明朝" w:hAnsi="游明朝" w:hint="eastAsia"/>
        </w:rPr>
        <w:t>く手法です</w:t>
      </w:r>
      <w:r>
        <w:rPr>
          <w:rFonts w:ascii="游明朝" w:eastAsia="游明朝" w:hAnsi="游明朝" w:hint="eastAsia"/>
        </w:rPr>
        <w:t>. そんなの誰しもが思いつくけど, 手間を考えたらやらない</w:t>
      </w:r>
      <w:del w:id="50" w:author="83 00" w:date="2025-05-20T22:43:00Z" w16du:dateUtc="2025-05-20T13:43:00Z">
        <w:r w:rsidDel="00A81ED6">
          <w:rPr>
            <w:rFonts w:ascii="游明朝" w:eastAsia="游明朝" w:hAnsi="游明朝" w:hint="eastAsia"/>
          </w:rPr>
          <w:delText>よ</w:delText>
        </w:r>
      </w:del>
      <w:r>
        <w:rPr>
          <w:rFonts w:ascii="游明朝" w:eastAsia="游明朝" w:hAnsi="游明朝" w:hint="eastAsia"/>
        </w:rPr>
        <w:t>っていう研究が狙い目です. 例えば, 胸水症例958例を集めて, 過去に報告された疾患の予測因子を使い, 鑑別のためのフローチャートを作りました</w:t>
      </w:r>
      <w:r>
        <w:rPr>
          <w:rFonts w:ascii="游明朝" w:eastAsia="游明朝" w:hAnsi="游明朝"/>
        </w:rPr>
        <w:fldChar w:fldCharType="begin">
          <w:fldData xml:space="preserve">PEVuZE5vdGU+PENpdGU+PEF1dGhvcj5TaGltb2RhPC9BdXRob3I+PFllYXI+MjAyNDwvWWVhcj48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</w:fldData>
        </w:fldChar>
      </w:r>
      <w:r>
        <w:rPr>
          <w:rFonts w:ascii="游明朝" w:eastAsia="游明朝" w:hAnsi="游明朝"/>
        </w:rPr>
        <w:instrText xml:space="preserve"> ADDIN EN.CITE </w:instrText>
      </w:r>
      <w:r>
        <w:rPr>
          <w:rFonts w:ascii="游明朝" w:eastAsia="游明朝" w:hAnsi="游明朝"/>
        </w:rPr>
        <w:fldChar w:fldCharType="begin">
          <w:fldData xml:space="preserve">PEVuZE5vdGU+PENpdGU+PEF1dGhvcj5TaGltb2RhPC9BdXRob3I+PFllYXI+MjAyNDwvWWVhcj48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</w:fldData>
        </w:fldChar>
      </w:r>
      <w:r>
        <w:rPr>
          <w:rFonts w:ascii="游明朝" w:eastAsia="游明朝" w:hAnsi="游明朝"/>
        </w:rPr>
        <w:instrText xml:space="preserve"> ADDIN EN.CITE.DATA </w:instrText>
      </w:r>
      <w:r>
        <w:rPr>
          <w:rFonts w:ascii="游明朝" w:eastAsia="游明朝" w:hAnsi="游明朝"/>
        </w:rPr>
      </w:r>
      <w:r>
        <w:rPr>
          <w:rFonts w:ascii="游明朝" w:eastAsia="游明朝" w:hAnsi="游明朝"/>
        </w:rPr>
        <w:fldChar w:fldCharType="end"/>
      </w:r>
      <w:r>
        <w:rPr>
          <w:rFonts w:ascii="游明朝" w:eastAsia="游明朝" w:hAnsi="游明朝"/>
        </w:rPr>
      </w:r>
      <w:r>
        <w:rPr>
          <w:rFonts w:ascii="游明朝" w:eastAsia="游明朝" w:hAnsi="游明朝"/>
        </w:rPr>
        <w:fldChar w:fldCharType="separate"/>
      </w:r>
      <w:r>
        <w:rPr>
          <w:rFonts w:ascii="游明朝" w:eastAsia="游明朝" w:hAnsi="游明朝"/>
          <w:noProof/>
        </w:rPr>
        <w:t>[18]</w:t>
      </w:r>
      <w:r>
        <w:rPr>
          <w:rFonts w:ascii="游明朝" w:eastAsia="游明朝" w:hAnsi="游明朝"/>
        </w:rPr>
        <w:fldChar w:fldCharType="end"/>
      </w:r>
      <w:r>
        <w:rPr>
          <w:rFonts w:ascii="游明朝" w:eastAsia="游明朝" w:hAnsi="游明朝" w:hint="eastAsia"/>
        </w:rPr>
        <w:t>. アイデアとしては誰しもが思いつくものですが, 普通やらないですよね. ちょっと変化球として, 防水スプレー肺という稀な疾患を自施設と過去の症例報告を併せて, 自施設の急性好酸球性肺炎, 過敏性肺炎と比較したこともあります</w:t>
      </w:r>
      <w:r>
        <w:rPr>
          <w:rFonts w:ascii="游明朝" w:eastAsia="游明朝" w:hAnsi="游明朝"/>
        </w:rPr>
        <w:fldChar w:fldCharType="begin">
          <w:fldData xml:space="preserve">PEVuZE5vdGU+PENpdGU+PEF1dGhvcj5TaGltb2RhPC9BdXRob3I+PFllYXI+MjAyMTwvWWVhcj48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</w:fldData>
        </w:fldChar>
      </w:r>
      <w:r w:rsidR="00E8360B">
        <w:rPr>
          <w:rFonts w:ascii="游明朝" w:eastAsia="游明朝" w:hAnsi="游明朝"/>
        </w:rPr>
        <w:instrText xml:space="preserve"> ADDIN EN.CITE </w:instrText>
      </w:r>
      <w:r w:rsidR="00E8360B">
        <w:rPr>
          <w:rFonts w:ascii="游明朝" w:eastAsia="游明朝" w:hAnsi="游明朝"/>
        </w:rPr>
        <w:fldChar w:fldCharType="begin">
          <w:fldData xml:space="preserve">PEVuZE5vdGU+PENpdGU+PEF1dGhvcj5TaGltb2RhPC9BdXRob3I+PFllYXI+MjAyMTwvWWVhcj48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</w:fldData>
        </w:fldChar>
      </w:r>
      <w:r w:rsidR="00E8360B">
        <w:rPr>
          <w:rFonts w:ascii="游明朝" w:eastAsia="游明朝" w:hAnsi="游明朝"/>
        </w:rPr>
        <w:instrText xml:space="preserve"> ADDIN EN.CITE.DATA </w:instrText>
      </w:r>
      <w:r w:rsidR="00E8360B">
        <w:rPr>
          <w:rFonts w:ascii="游明朝" w:eastAsia="游明朝" w:hAnsi="游明朝"/>
        </w:rPr>
      </w:r>
      <w:r w:rsidR="00E8360B">
        <w:rPr>
          <w:rFonts w:ascii="游明朝" w:eastAsia="游明朝" w:hAnsi="游明朝"/>
        </w:rPr>
        <w:fldChar w:fldCharType="end"/>
      </w:r>
      <w:r>
        <w:rPr>
          <w:rFonts w:ascii="游明朝" w:eastAsia="游明朝" w:hAnsi="游明朝"/>
        </w:rPr>
      </w:r>
      <w:r>
        <w:rPr>
          <w:rFonts w:ascii="游明朝" w:eastAsia="游明朝" w:hAnsi="游明朝"/>
        </w:rPr>
        <w:fldChar w:fldCharType="separate"/>
      </w:r>
      <w:r w:rsidR="00E8360B">
        <w:rPr>
          <w:rFonts w:ascii="游明朝" w:eastAsia="游明朝" w:hAnsi="游明朝"/>
          <w:noProof/>
        </w:rPr>
        <w:t>[19]</w:t>
      </w:r>
      <w:r>
        <w:rPr>
          <w:rFonts w:ascii="游明朝" w:eastAsia="游明朝" w:hAnsi="游明朝"/>
        </w:rPr>
        <w:fldChar w:fldCharType="end"/>
      </w:r>
      <w:r>
        <w:rPr>
          <w:rFonts w:ascii="游明朝" w:eastAsia="游明朝" w:hAnsi="游明朝" w:hint="eastAsia"/>
        </w:rPr>
        <w:t xml:space="preserve">. </w:t>
      </w:r>
    </w:p>
    <w:p w14:paraId="661D4FD5" w14:textId="77777777" w:rsidR="00BB0FFE" w:rsidRDefault="00BB0FFE">
      <w:pPr>
        <w:rPr>
          <w:rFonts w:ascii="游明朝" w:eastAsia="游明朝" w:hAnsi="游明朝"/>
        </w:rPr>
      </w:pPr>
    </w:p>
    <w:p w14:paraId="3FF45F44" w14:textId="07BC8F87" w:rsidR="00BB0FFE" w:rsidRDefault="00405330">
      <w:pPr>
        <w:rPr>
          <w:rFonts w:ascii="游明朝" w:eastAsia="游明朝" w:hAnsi="游明朝"/>
        </w:rPr>
      </w:pPr>
      <w:r>
        <w:rPr>
          <w:rFonts w:ascii="游明朝" w:eastAsia="游明朝" w:hAnsi="游明朝" w:hint="eastAsia"/>
        </w:rPr>
        <w:t>その</w:t>
      </w:r>
      <w:r w:rsidR="00F11AD5">
        <w:rPr>
          <w:rFonts w:ascii="游明朝" w:eastAsia="游明朝" w:hAnsi="游明朝" w:hint="eastAsia"/>
        </w:rPr>
        <w:t>⑥</w:t>
      </w:r>
      <w:r>
        <w:rPr>
          <w:rFonts w:ascii="游明朝" w:eastAsia="游明朝" w:hAnsi="游明朝" w:hint="eastAsia"/>
        </w:rPr>
        <w:t>：</w:t>
      </w:r>
      <w:r w:rsidR="00BB0FFE">
        <w:rPr>
          <w:rFonts w:ascii="游明朝" w:eastAsia="游明朝" w:hAnsi="游明朝" w:hint="eastAsia"/>
        </w:rPr>
        <w:t>自分で書いた論文を発展させる</w:t>
      </w:r>
    </w:p>
    <w:p w14:paraId="449AEC39" w14:textId="0CB8E2EB" w:rsidR="003015A3" w:rsidRDefault="00405330" w:rsidP="002136F3">
      <w:pPr>
        <w:ind w:firstLineChars="100" w:firstLine="210"/>
        <w:rPr>
          <w:rFonts w:ascii="游明朝" w:eastAsia="游明朝" w:hAnsi="游明朝"/>
        </w:rPr>
      </w:pPr>
      <w:r>
        <w:rPr>
          <w:rFonts w:ascii="游明朝" w:eastAsia="游明朝" w:hAnsi="游明朝" w:hint="eastAsia"/>
        </w:rPr>
        <w:lastRenderedPageBreak/>
        <w:t>一度論文を書けば, そこから発展させた論文を書くこと</w:t>
      </w:r>
      <w:del w:id="51" w:author="83 00" w:date="2025-05-20T22:44:00Z" w16du:dateUtc="2025-05-20T13:44:00Z">
        <w:r w:rsidDel="00F72EAF">
          <w:rPr>
            <w:rFonts w:ascii="游明朝" w:eastAsia="游明朝" w:hAnsi="游明朝" w:hint="eastAsia"/>
          </w:rPr>
          <w:delText>も</w:delText>
        </w:r>
      </w:del>
      <w:ins w:id="52" w:author="83 00" w:date="2025-05-20T22:44:00Z" w16du:dateUtc="2025-05-20T13:44:00Z">
        <w:r w:rsidR="00F72EAF">
          <w:rPr>
            <w:rFonts w:ascii="游明朝" w:eastAsia="游明朝" w:hAnsi="游明朝" w:hint="eastAsia"/>
          </w:rPr>
          <w:t>が</w:t>
        </w:r>
      </w:ins>
      <w:r>
        <w:rPr>
          <w:rFonts w:ascii="游明朝" w:eastAsia="游明朝" w:hAnsi="游明朝" w:hint="eastAsia"/>
        </w:rPr>
        <w:t>可能です. その①で紹介した胸水ADA高値例に対する結核性胸膜炎の</w:t>
      </w:r>
      <w:r w:rsidR="002136F3">
        <w:rPr>
          <w:rFonts w:ascii="游明朝" w:eastAsia="游明朝" w:hAnsi="游明朝" w:hint="eastAsia"/>
        </w:rPr>
        <w:t xml:space="preserve">フローチャートについて, </w:t>
      </w:r>
      <w:r>
        <w:rPr>
          <w:rFonts w:ascii="游明朝" w:eastAsia="游明朝" w:hAnsi="游明朝" w:hint="eastAsia"/>
        </w:rPr>
        <w:t>バリデーション</w:t>
      </w:r>
      <w:r w:rsidR="002136F3">
        <w:rPr>
          <w:rFonts w:ascii="游明朝" w:eastAsia="游明朝" w:hAnsi="游明朝" w:hint="eastAsia"/>
        </w:rPr>
        <w:t>（その結果が本当に正しいかの検証）を行うために全国8施設からデータをいただき, 再度検討を行いました</w:t>
      </w:r>
      <w:r>
        <w:rPr>
          <w:rFonts w:ascii="游明朝" w:eastAsia="游明朝" w:hAnsi="游明朝"/>
        </w:rPr>
        <w:fldChar w:fldCharType="begin">
          <w:fldData xml:space="preserve">PEVuZE5vdGU+PENpdGU+PEF1dGhvcj5TaGltb2RhPC9BdXRob3I+PFllYXI+MjAyNDwvWWVhcj48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</w:fldData>
        </w:fldChar>
      </w:r>
      <w:r w:rsidR="00E8360B">
        <w:rPr>
          <w:rFonts w:ascii="游明朝" w:eastAsia="游明朝" w:hAnsi="游明朝"/>
        </w:rPr>
        <w:instrText xml:space="preserve"> ADDIN EN.CITE </w:instrText>
      </w:r>
      <w:r w:rsidR="00E8360B">
        <w:rPr>
          <w:rFonts w:ascii="游明朝" w:eastAsia="游明朝" w:hAnsi="游明朝"/>
        </w:rPr>
        <w:fldChar w:fldCharType="begin">
          <w:fldData xml:space="preserve">PEVuZE5vdGU+PENpdGU+PEF1dGhvcj5TaGltb2RhPC9BdXRob3I+PFllYXI+MjAyNDwvWWVhcj48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</w:fldData>
        </w:fldChar>
      </w:r>
      <w:r w:rsidR="00E8360B">
        <w:rPr>
          <w:rFonts w:ascii="游明朝" w:eastAsia="游明朝" w:hAnsi="游明朝"/>
        </w:rPr>
        <w:instrText xml:space="preserve"> ADDIN EN.CITE.DATA </w:instrText>
      </w:r>
      <w:r w:rsidR="00E8360B">
        <w:rPr>
          <w:rFonts w:ascii="游明朝" w:eastAsia="游明朝" w:hAnsi="游明朝"/>
        </w:rPr>
      </w:r>
      <w:r w:rsidR="00E8360B">
        <w:rPr>
          <w:rFonts w:ascii="游明朝" w:eastAsia="游明朝" w:hAnsi="游明朝"/>
        </w:rPr>
        <w:fldChar w:fldCharType="end"/>
      </w:r>
      <w:r>
        <w:rPr>
          <w:rFonts w:ascii="游明朝" w:eastAsia="游明朝" w:hAnsi="游明朝"/>
        </w:rPr>
      </w:r>
      <w:r>
        <w:rPr>
          <w:rFonts w:ascii="游明朝" w:eastAsia="游明朝" w:hAnsi="游明朝"/>
        </w:rPr>
        <w:fldChar w:fldCharType="separate"/>
      </w:r>
      <w:r w:rsidR="00E8360B">
        <w:rPr>
          <w:rFonts w:ascii="游明朝" w:eastAsia="游明朝" w:hAnsi="游明朝"/>
          <w:noProof/>
        </w:rPr>
        <w:t>[20]</w:t>
      </w:r>
      <w:r>
        <w:rPr>
          <w:rFonts w:ascii="游明朝" w:eastAsia="游明朝" w:hAnsi="游明朝"/>
        </w:rPr>
        <w:fldChar w:fldCharType="end"/>
      </w:r>
      <w:r w:rsidR="002136F3">
        <w:rPr>
          <w:rFonts w:ascii="游明朝" w:eastAsia="游明朝" w:hAnsi="游明朝" w:hint="eastAsia"/>
        </w:rPr>
        <w:t>. また, その④で紹介した</w:t>
      </w:r>
      <w:r w:rsidR="00BB0FFE">
        <w:rPr>
          <w:rFonts w:ascii="游明朝" w:eastAsia="游明朝" w:hAnsi="游明朝" w:hint="eastAsia"/>
        </w:rPr>
        <w:t>脊柱起立筋</w:t>
      </w:r>
      <w:r w:rsidR="002136F3">
        <w:rPr>
          <w:rFonts w:ascii="游明朝" w:eastAsia="游明朝" w:hAnsi="游明朝" w:hint="eastAsia"/>
        </w:rPr>
        <w:t xml:space="preserve">の厚みについて, </w:t>
      </w:r>
      <w:r w:rsidR="00BB0FFE">
        <w:rPr>
          <w:rFonts w:ascii="游明朝" w:eastAsia="游明朝" w:hAnsi="游明朝" w:hint="eastAsia"/>
        </w:rPr>
        <w:t>誤嚥性肺炎</w:t>
      </w:r>
      <w:r w:rsidR="002136F3">
        <w:rPr>
          <w:rFonts w:ascii="游明朝" w:eastAsia="游明朝" w:hAnsi="游明朝" w:hint="eastAsia"/>
        </w:rPr>
        <w:t>が</w:t>
      </w:r>
      <w:r w:rsidR="00BB0FFE">
        <w:rPr>
          <w:rFonts w:ascii="游明朝" w:eastAsia="游明朝" w:hAnsi="游明朝" w:hint="eastAsia"/>
        </w:rPr>
        <w:t>その他の市中肺炎よりも脊柱起立筋が薄い</w:t>
      </w:r>
      <w:r w:rsidR="002136F3">
        <w:rPr>
          <w:rFonts w:ascii="游明朝" w:eastAsia="游明朝" w:hAnsi="游明朝" w:hint="eastAsia"/>
        </w:rPr>
        <w:t>ことを示したり</w:t>
      </w:r>
      <w:r w:rsidR="00F11AD5">
        <w:rPr>
          <w:rFonts w:ascii="游明朝" w:eastAsia="游明朝" w:hAnsi="游明朝"/>
        </w:rPr>
        <w:fldChar w:fldCharType="begin"/>
      </w:r>
      <w:r w:rsidR="00E8360B">
        <w:rPr>
          <w:rFonts w:ascii="游明朝" w:eastAsia="游明朝" w:hAnsi="游明朝"/>
        </w:rPr>
        <w:instrText xml:space="preserve"> ADDIN EN.CITE &lt;EndNote&gt;&lt;Cite&gt;&lt;Author&gt;Shimoda&lt;/Author&gt;&lt;Year&gt;2023&lt;/Year&gt;&lt;RecNum&gt;600&lt;/RecNum&gt;&lt;DisplayText&gt;[21]&lt;/DisplayText&gt;&lt;record&gt;&lt;rec-number&gt;600&lt;/rec-number&gt;&lt;foreign-keys&gt;&lt;key app="EN" db-id="5ep5wtfv09xztzeasdvxprabpr0fwses25wr" timestamp="1696248901"&gt;600&lt;/key&gt;&lt;/foreign-keys&gt;&lt;ref-type name="Journal Article"&gt;17&lt;/ref-type&gt;&lt;contributors&gt;&lt;authors&gt;&lt;author&gt;Shimoda, M.&lt;/author&gt;&lt;author&gt;Tanaka, Y.&lt;/author&gt;&lt;author&gt;Morimoto, K.&lt;/author&gt;&lt;author&gt;Nomura, S.&lt;/author&gt;&lt;author&gt;Yoshimori, K.&lt;/author&gt;&lt;author&gt;Ohta, K.&lt;/author&gt;&lt;/authors&gt;&lt;/contributors&gt;&lt;auth-address&gt;Respiratory Disease Center, Fukujuji Hospital, Japan Anti-Tuberculosis Association (JATA), 3-1-24 Mastuyama, Kiyose City, Tokyo, 204-8522, Japan. shimodam@fukujuji.org.&amp;#xD;Respiratory Disease Center, Fukujuji Hospital, Japan Anti-Tuberculosis Association (JATA), 3-1-24 Mastuyama, Kiyose City, Tokyo, 204-8522, Japan.&lt;/auth-address&gt;&lt;titles&gt;&lt;title&gt;Comparison of the thickness of the erector spinae muscles between aspiration pneumonia and bacterial pneumonia patients&lt;/title&gt;&lt;secondary-title&gt;Aging Clin Exp Res&lt;/secondary-title&gt;&lt;/titles&gt;&lt;periodical&gt;&lt;full-title&gt;Aging Clin Exp Res&lt;/full-title&gt;&lt;/periodical&gt;&lt;edition&gt;2023/09/07&lt;/edition&gt;&lt;keywords&gt;&lt;keyword&gt;Aspiration pneumonia&lt;/keyword&gt;&lt;keyword&gt;Bacterial pneumonia&lt;/keyword&gt;&lt;keyword&gt;Cross-sectional area&lt;/keyword&gt;&lt;keyword&gt;Erector spinae muscle&lt;/keyword&gt;&lt;keyword&gt;Skeletal muscle mass&lt;/keyword&gt;&lt;keyword&gt;Thickness&lt;/keyword&gt;&lt;/keywords&gt;&lt;dates&gt;&lt;year&gt;2023&lt;/year&gt;&lt;pub-dates&gt;&lt;date&gt;Sep 7&lt;/date&gt;&lt;/pub-dates&gt;&lt;/dates&gt;&lt;isbn&gt;1720-8319 (Electronic)&amp;#xD;1594-0667 (Linking)&lt;/isbn&gt;&lt;accession-num&gt;37676430&lt;/accession-num&gt;&lt;urls&gt;&lt;related-urls&gt;&lt;url&gt;https://www.ncbi.nlm.nih.gov/pubmed/37676430&lt;/url&gt;&lt;/related-urls&gt;&lt;/urls&gt;&lt;electronic-resource-num&gt;10.1007/s40520-023-02542-4&lt;/electronic-resource-num&gt;&lt;/record&gt;&lt;/Cite&gt;&lt;/EndNote&gt;</w:instrText>
      </w:r>
      <w:r w:rsidR="00F11AD5">
        <w:rPr>
          <w:rFonts w:ascii="游明朝" w:eastAsia="游明朝" w:hAnsi="游明朝"/>
        </w:rPr>
        <w:fldChar w:fldCharType="separate"/>
      </w:r>
      <w:r w:rsidR="00E8360B">
        <w:rPr>
          <w:rFonts w:ascii="游明朝" w:eastAsia="游明朝" w:hAnsi="游明朝"/>
          <w:noProof/>
        </w:rPr>
        <w:t>[21]</w:t>
      </w:r>
      <w:r w:rsidR="00F11AD5">
        <w:rPr>
          <w:rFonts w:ascii="游明朝" w:eastAsia="游明朝" w:hAnsi="游明朝"/>
        </w:rPr>
        <w:fldChar w:fldCharType="end"/>
      </w:r>
      <w:r w:rsidR="002136F3">
        <w:rPr>
          <w:rFonts w:ascii="游明朝" w:eastAsia="游明朝" w:hAnsi="游明朝" w:hint="eastAsia"/>
        </w:rPr>
        <w:t xml:space="preserve">, </w:t>
      </w:r>
      <w:r w:rsidR="003015A3">
        <w:rPr>
          <w:rFonts w:ascii="游明朝" w:eastAsia="游明朝" w:hAnsi="游明朝" w:hint="eastAsia"/>
        </w:rPr>
        <w:t>結核死亡と脊柱起立筋の厚み</w:t>
      </w:r>
      <w:r w:rsidR="002136F3">
        <w:rPr>
          <w:rFonts w:ascii="游明朝" w:eastAsia="游明朝" w:hAnsi="游明朝" w:hint="eastAsia"/>
        </w:rPr>
        <w:t>の</w:t>
      </w:r>
      <w:r w:rsidR="003015A3">
        <w:rPr>
          <w:rFonts w:ascii="游明朝" w:eastAsia="游明朝" w:hAnsi="游明朝" w:hint="eastAsia"/>
        </w:rPr>
        <w:t>相関</w:t>
      </w:r>
      <w:r w:rsidR="002136F3">
        <w:rPr>
          <w:rFonts w:ascii="游明朝" w:eastAsia="游明朝" w:hAnsi="游明朝" w:hint="eastAsia"/>
        </w:rPr>
        <w:t>を調べたりしました</w:t>
      </w:r>
      <w:r w:rsidR="003015A3">
        <w:rPr>
          <w:rFonts w:ascii="游明朝" w:eastAsia="游明朝" w:hAnsi="游明朝"/>
        </w:rPr>
        <w:fldChar w:fldCharType="begin">
          <w:fldData xml:space="preserve">PEVuZE5vdGU+PENpdGU+PEF1dGhvcj5TaGltb2RhPC9BdXRob3I+PFllYXI+MjAyMzwvWWVhcj48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</w:fldData>
        </w:fldChar>
      </w:r>
      <w:r w:rsidR="00E8360B">
        <w:rPr>
          <w:rFonts w:ascii="游明朝" w:eastAsia="游明朝" w:hAnsi="游明朝"/>
        </w:rPr>
        <w:instrText xml:space="preserve"> ADDIN EN.CITE </w:instrText>
      </w:r>
      <w:r w:rsidR="00E8360B">
        <w:rPr>
          <w:rFonts w:ascii="游明朝" w:eastAsia="游明朝" w:hAnsi="游明朝"/>
        </w:rPr>
        <w:fldChar w:fldCharType="begin">
          <w:fldData xml:space="preserve">PEVuZE5vdGU+PENpdGU+PEF1dGhvcj5TaGltb2RhPC9BdXRob3I+PFllYXI+MjAyMzwvWWVhcj48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</w:fldData>
        </w:fldChar>
      </w:r>
      <w:r w:rsidR="00E8360B">
        <w:rPr>
          <w:rFonts w:ascii="游明朝" w:eastAsia="游明朝" w:hAnsi="游明朝"/>
        </w:rPr>
        <w:instrText xml:space="preserve"> ADDIN EN.CITE.DATA </w:instrText>
      </w:r>
      <w:r w:rsidR="00E8360B">
        <w:rPr>
          <w:rFonts w:ascii="游明朝" w:eastAsia="游明朝" w:hAnsi="游明朝"/>
        </w:rPr>
      </w:r>
      <w:r w:rsidR="00E8360B">
        <w:rPr>
          <w:rFonts w:ascii="游明朝" w:eastAsia="游明朝" w:hAnsi="游明朝"/>
        </w:rPr>
        <w:fldChar w:fldCharType="end"/>
      </w:r>
      <w:r w:rsidR="003015A3">
        <w:rPr>
          <w:rFonts w:ascii="游明朝" w:eastAsia="游明朝" w:hAnsi="游明朝"/>
        </w:rPr>
      </w:r>
      <w:r w:rsidR="003015A3">
        <w:rPr>
          <w:rFonts w:ascii="游明朝" w:eastAsia="游明朝" w:hAnsi="游明朝"/>
        </w:rPr>
        <w:fldChar w:fldCharType="separate"/>
      </w:r>
      <w:r w:rsidR="00E8360B">
        <w:rPr>
          <w:rFonts w:ascii="游明朝" w:eastAsia="游明朝" w:hAnsi="游明朝"/>
          <w:noProof/>
        </w:rPr>
        <w:t>[22]</w:t>
      </w:r>
      <w:r w:rsidR="003015A3">
        <w:rPr>
          <w:rFonts w:ascii="游明朝" w:eastAsia="游明朝" w:hAnsi="游明朝"/>
        </w:rPr>
        <w:fldChar w:fldCharType="end"/>
      </w:r>
      <w:r w:rsidR="002136F3">
        <w:rPr>
          <w:rFonts w:ascii="游明朝" w:eastAsia="游明朝" w:hAnsi="游明朝" w:hint="eastAsia"/>
        </w:rPr>
        <w:t>.</w:t>
      </w:r>
    </w:p>
    <w:p w14:paraId="4B4CE615" w14:textId="77777777" w:rsidR="00F11AD5" w:rsidRDefault="00F11AD5">
      <w:pPr>
        <w:rPr>
          <w:rFonts w:ascii="游明朝" w:eastAsia="游明朝" w:hAnsi="游明朝"/>
        </w:rPr>
      </w:pPr>
    </w:p>
    <w:p w14:paraId="5FFE1B8A" w14:textId="4F857899" w:rsidR="00D21559" w:rsidRDefault="00444943">
      <w:pPr>
        <w:rPr>
          <w:rFonts w:ascii="游明朝" w:eastAsia="游明朝" w:hAnsi="游明朝"/>
        </w:rPr>
      </w:pPr>
      <w:r>
        <w:rPr>
          <w:rFonts w:ascii="游明朝" w:eastAsia="游明朝" w:hAnsi="游明朝" w:hint="eastAsia"/>
        </w:rPr>
        <w:t>その</w:t>
      </w:r>
      <w:r w:rsidR="00D21559">
        <w:rPr>
          <w:rFonts w:ascii="游明朝" w:eastAsia="游明朝" w:hAnsi="游明朝" w:hint="eastAsia"/>
        </w:rPr>
        <w:t>⑦</w:t>
      </w:r>
      <w:r>
        <w:rPr>
          <w:rFonts w:ascii="游明朝" w:eastAsia="游明朝" w:hAnsi="游明朝" w:hint="eastAsia"/>
        </w:rPr>
        <w:t>：</w:t>
      </w:r>
      <w:r w:rsidR="00D21559">
        <w:rPr>
          <w:rFonts w:ascii="游明朝" w:eastAsia="游明朝" w:hAnsi="游明朝" w:hint="eastAsia"/>
        </w:rPr>
        <w:t>レアモノをかけ合わせる</w:t>
      </w:r>
    </w:p>
    <w:p w14:paraId="30E0F40E" w14:textId="55B314BB" w:rsidR="00EA6EE8" w:rsidRDefault="00EA6EE8" w:rsidP="004E49D6">
      <w:pPr>
        <w:ind w:firstLineChars="100" w:firstLine="210"/>
        <w:rPr>
          <w:rFonts w:ascii="游明朝" w:eastAsia="游明朝" w:hAnsi="游明朝"/>
        </w:rPr>
      </w:pPr>
      <w:r>
        <w:rPr>
          <w:rFonts w:ascii="游明朝" w:eastAsia="游明朝" w:hAnsi="游明朝" w:hint="eastAsia"/>
        </w:rPr>
        <w:t>Dr.しもだが好きな考え方です. 冒頭でもお話しましたが, レアなもの同士をかけ合わせれば唯一無二のものが出来上がります. これまで紹介した論文達も少なからずレアモノを掛け合わせてアイデアを出しています. 例えば, 最初に紹介した胸水ADAと結核性胸膜炎の論文</w:t>
      </w:r>
      <w:r>
        <w:rPr>
          <w:rFonts w:ascii="游明朝" w:eastAsia="游明朝" w:hAnsi="游明朝"/>
        </w:rPr>
        <w:fldChar w:fldCharType="begin">
          <w:fldData xml:space="preserve">PEVuZE5vdGU+PENpdGU+PEF1dGhvcj5TaGltb2RhPC9BdXRob3I+PFllYXI+MjAyMjwvWWVhcj48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</w:fldData>
        </w:fldChar>
      </w:r>
      <w:r>
        <w:rPr>
          <w:rFonts w:ascii="游明朝" w:eastAsia="游明朝" w:hAnsi="游明朝"/>
        </w:rPr>
        <w:instrText xml:space="preserve"> ADDIN EN.CITE </w:instrText>
      </w:r>
      <w:r>
        <w:rPr>
          <w:rFonts w:ascii="游明朝" w:eastAsia="游明朝" w:hAnsi="游明朝"/>
        </w:rPr>
        <w:fldChar w:fldCharType="begin">
          <w:fldData xml:space="preserve">PEVuZE5vdGU+PENpdGU+PEF1dGhvcj5TaGltb2RhPC9BdXRob3I+PFllYXI+MjAyMjwvWWVhcj48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</w:fldData>
        </w:fldChar>
      </w:r>
      <w:r>
        <w:rPr>
          <w:rFonts w:ascii="游明朝" w:eastAsia="游明朝" w:hAnsi="游明朝"/>
        </w:rPr>
        <w:instrText xml:space="preserve"> ADDIN EN.CITE.DATA </w:instrText>
      </w:r>
      <w:r>
        <w:rPr>
          <w:rFonts w:ascii="游明朝" w:eastAsia="游明朝" w:hAnsi="游明朝"/>
        </w:rPr>
      </w:r>
      <w:r>
        <w:rPr>
          <w:rFonts w:ascii="游明朝" w:eastAsia="游明朝" w:hAnsi="游明朝"/>
        </w:rPr>
        <w:fldChar w:fldCharType="end"/>
      </w:r>
      <w:r>
        <w:rPr>
          <w:rFonts w:ascii="游明朝" w:eastAsia="游明朝" w:hAnsi="游明朝"/>
        </w:rPr>
      </w:r>
      <w:r>
        <w:rPr>
          <w:rFonts w:ascii="游明朝" w:eastAsia="游明朝" w:hAnsi="游明朝"/>
        </w:rPr>
        <w:fldChar w:fldCharType="separate"/>
      </w:r>
      <w:r>
        <w:rPr>
          <w:rFonts w:ascii="游明朝" w:eastAsia="游明朝" w:hAnsi="游明朝"/>
          <w:noProof/>
        </w:rPr>
        <w:t>[3]</w:t>
      </w:r>
      <w:r>
        <w:rPr>
          <w:rFonts w:ascii="游明朝" w:eastAsia="游明朝" w:hAnsi="游明朝"/>
        </w:rPr>
        <w:fldChar w:fldCharType="end"/>
      </w:r>
      <w:r w:rsidR="00F507A6">
        <w:rPr>
          <w:rFonts w:ascii="游明朝" w:eastAsia="游明朝" w:hAnsi="游明朝" w:hint="eastAsia"/>
        </w:rPr>
        <w:t>は</w:t>
      </w:r>
      <w:r>
        <w:rPr>
          <w:rFonts w:ascii="游明朝" w:eastAsia="游明朝" w:hAnsi="游明朝" w:hint="eastAsia"/>
        </w:rPr>
        <w:t>, 胸水ADA≧40U/Lの症例×結核を多く診療している環境×フローチャートと3つのレアモノを掛け合わせています. さらに分かりやすく, ちょっと特殊な論文</w:t>
      </w:r>
      <w:r w:rsidR="004E49D6">
        <w:rPr>
          <w:rFonts w:ascii="游明朝" w:eastAsia="游明朝" w:hAnsi="游明朝" w:hint="eastAsia"/>
        </w:rPr>
        <w:t>ですが</w:t>
      </w:r>
      <w:r>
        <w:rPr>
          <w:rFonts w:ascii="游明朝" w:eastAsia="游明朝" w:hAnsi="游明朝" w:hint="eastAsia"/>
        </w:rPr>
        <w:t>紹介します.</w:t>
      </w:r>
    </w:p>
    <w:p w14:paraId="3ABA9ACF" w14:textId="4230A430" w:rsidR="003015A3" w:rsidRDefault="00EA6EE8" w:rsidP="00EA6EE8">
      <w:pPr>
        <w:rPr>
          <w:rFonts w:ascii="游明朝" w:eastAsia="游明朝" w:hAnsi="游明朝"/>
        </w:rPr>
      </w:pPr>
      <w:r>
        <w:rPr>
          <w:rFonts w:ascii="游明朝" w:eastAsia="游明朝" w:hAnsi="游明朝" w:hint="eastAsia"/>
        </w:rPr>
        <w:t>（例）</w:t>
      </w:r>
      <w:r w:rsidR="00624D64">
        <w:rPr>
          <w:rFonts w:ascii="游明朝" w:eastAsia="游明朝" w:hAnsi="游明朝" w:hint="eastAsia"/>
        </w:rPr>
        <w:t>アンケートによって明らかにした</w:t>
      </w:r>
      <w:r w:rsidR="003015A3">
        <w:rPr>
          <w:rFonts w:ascii="游明朝" w:eastAsia="游明朝" w:hAnsi="游明朝" w:hint="eastAsia"/>
        </w:rPr>
        <w:t>中二病の特徴</w:t>
      </w:r>
      <w:r w:rsidR="003015A3">
        <w:rPr>
          <w:rFonts w:ascii="游明朝" w:eastAsia="游明朝" w:hAnsi="游明朝"/>
        </w:rPr>
        <w:fldChar w:fldCharType="begin"/>
      </w:r>
      <w:r w:rsidR="005E17DE">
        <w:rPr>
          <w:rFonts w:ascii="游明朝" w:eastAsia="游明朝" w:hAnsi="游明朝"/>
        </w:rPr>
        <w:instrText xml:space="preserve"> ADDIN EN.CITE &lt;EndNote&gt;&lt;Cite&gt;&lt;Author&gt;Shimoda&lt;/Author&gt;&lt;Year&gt;2021&lt;/Year&gt;&lt;RecNum&gt;466&lt;/RecNum&gt;&lt;DisplayText&gt;[23]&lt;/DisplayText&gt;&lt;record&gt;&lt;rec-number&gt;466&lt;/rec-number&gt;&lt;foreign-keys&gt;&lt;key app="EN" db-id="5ep5wtfv09xztzeasdvxprabpr0fwses25wr" timestamp="1684020342"&gt;466&lt;/key&gt;&lt;/foreign-keys&gt;&lt;ref-type name="Journal Article"&gt;17&lt;/ref-type&gt;&lt;contributors&gt;&lt;authors&gt;&lt;author&gt;Shimoda, M.&lt;/author&gt;&lt;author&gt;Morimoto, K.&lt;/author&gt;&lt;author&gt;Tanaka, Y.&lt;/author&gt;&lt;author&gt;Yoshimori, K.&lt;/author&gt;&lt;author&gt;Ohta, K.&lt;/author&gt;&lt;/authors&gt;&lt;/contributors&gt;&lt;auth-address&gt;Respiratory Disease Center, Fukujuji Hospital, Japan Anti-Tuberculosis Association (JATA), Kiyose City, Tokyo, Japan.&lt;/auth-address&gt;&lt;titles&gt;&lt;title&gt;Characteristics of &amp;quot;chunibyo&amp;quot; identified by a questionnaire&lt;/title&gt;&lt;secondary-title&gt;PLoS One&lt;/secondary-title&gt;&lt;/titles&gt;&lt;periodical&gt;&lt;full-title&gt;PLoS One&lt;/full-title&gt;&lt;/periodical&gt;&lt;pages&gt;e0260375&lt;/pages&gt;&lt;volume&gt;16&lt;/volume&gt;&lt;number&gt;11&lt;/number&gt;&lt;edition&gt;2021/11/25&lt;/edition&gt;&lt;keywords&gt;&lt;keyword&gt;Adult&lt;/keyword&gt;&lt;keyword&gt;Emotions&lt;/keyword&gt;&lt;keyword&gt;Fantasy&lt;/keyword&gt;&lt;keyword&gt;Female&lt;/keyword&gt;&lt;keyword&gt;Humans&lt;/keyword&gt;&lt;keyword&gt;Japan&lt;/keyword&gt;&lt;keyword&gt;Male&lt;/keyword&gt;&lt;keyword&gt;*Mental Health&lt;/keyword&gt;&lt;keyword&gt;*Mental Processes&lt;/keyword&gt;&lt;keyword&gt;*Puberty/psychology&lt;/keyword&gt;&lt;keyword&gt;Surveys and Questionnaires&lt;/keyword&gt;&lt;keyword&gt;Young Adult&lt;/keyword&gt;&lt;/keywords&gt;&lt;dates&gt;&lt;year&gt;2021&lt;/year&gt;&lt;/dates&gt;&lt;isbn&gt;1932-6203 (Electronic)&amp;#xD;1932-6203 (Linking)&lt;/isbn&gt;&lt;accession-num&gt;34818343&lt;/accession-num&gt;&lt;urls&gt;&lt;related-urls&gt;&lt;url&gt;https://www.ncbi.nlm.nih.gov/pubmed/34818343&lt;/url&gt;&lt;/related-urls&gt;&lt;/urls&gt;&lt;custom2&gt;PMC8612564&lt;/custom2&gt;&lt;electronic-resource-num&gt;10.1371/journal.pone.0260375&lt;/electronic-resource-num&gt;&lt;/record&gt;&lt;/Cite&gt;&lt;/EndNote&gt;</w:instrText>
      </w:r>
      <w:r w:rsidR="003015A3">
        <w:rPr>
          <w:rFonts w:ascii="游明朝" w:eastAsia="游明朝" w:hAnsi="游明朝"/>
        </w:rPr>
        <w:fldChar w:fldCharType="separate"/>
      </w:r>
      <w:r w:rsidR="005E17DE">
        <w:rPr>
          <w:rFonts w:ascii="游明朝" w:eastAsia="游明朝" w:hAnsi="游明朝"/>
          <w:noProof/>
        </w:rPr>
        <w:t>[23]</w:t>
      </w:r>
      <w:r w:rsidR="003015A3">
        <w:rPr>
          <w:rFonts w:ascii="游明朝" w:eastAsia="游明朝" w:hAnsi="游明朝"/>
        </w:rPr>
        <w:fldChar w:fldCharType="end"/>
      </w:r>
    </w:p>
    <w:p w14:paraId="57CE96A1" w14:textId="12BE9DFE" w:rsidR="00F069F6" w:rsidRDefault="00193B9C">
      <w:pPr>
        <w:rPr>
          <w:rFonts w:ascii="游明朝" w:eastAsia="游明朝" w:hAnsi="游明朝"/>
        </w:rPr>
      </w:pPr>
      <w:r>
        <w:rPr>
          <w:rFonts w:ascii="游明朝" w:eastAsia="游明朝" w:hAnsi="游明朝" w:hint="eastAsia"/>
        </w:rPr>
        <w:t xml:space="preserve">　インターネット上で無記名のアンケートを行い, 中二病の特徴を明らかにした研究です. 中二病の定義は確立しておらず, むしろネットスラングの範疇であり, パブリックイメージによって作られた言葉といった側面があります. それを抽出するために, 「中二病の人＝自身が中二病であった, または中二病を指摘されたことがある人」と定義しました. </w:t>
      </w:r>
      <w:r w:rsidR="00444943">
        <w:rPr>
          <w:rFonts w:ascii="游明朝" w:eastAsia="游明朝" w:hAnsi="游明朝" w:hint="eastAsia"/>
        </w:rPr>
        <w:t xml:space="preserve">これにより多くの人が思う中二病の特徴を抽出できると考えました. </w:t>
      </w:r>
      <w:r>
        <w:rPr>
          <w:rFonts w:ascii="游明朝" w:eastAsia="游明朝" w:hAnsi="游明朝" w:hint="eastAsia"/>
        </w:rPr>
        <w:t>そして参加者は全員成人</w:t>
      </w:r>
      <w:del w:id="53" w:author="83 00" w:date="2025-05-20T22:45:00Z" w16du:dateUtc="2025-05-20T13:45:00Z">
        <w:r w:rsidDel="00F72EAF">
          <w:rPr>
            <w:rFonts w:ascii="游明朝" w:eastAsia="游明朝" w:hAnsi="游明朝" w:hint="eastAsia"/>
          </w:rPr>
          <w:delText>です</w:delText>
        </w:r>
      </w:del>
      <w:ins w:id="54" w:author="83 00" w:date="2025-05-20T22:45:00Z" w16du:dateUtc="2025-05-20T13:45:00Z">
        <w:r w:rsidR="00F72EAF">
          <w:rPr>
            <w:rFonts w:ascii="游明朝" w:eastAsia="游明朝" w:hAnsi="游明朝" w:hint="eastAsia"/>
          </w:rPr>
          <w:t>とし, 過去の中二病体験を対象としました</w:t>
        </w:r>
      </w:ins>
      <w:r>
        <w:rPr>
          <w:rFonts w:ascii="游明朝" w:eastAsia="游明朝" w:hAnsi="游明朝" w:hint="eastAsia"/>
        </w:rPr>
        <w:t>. 中二病は思春期に多いですが, 当事者である子供たちは素直にアンケートに答えてくれない可能性があ</w:t>
      </w:r>
      <w:r w:rsidR="00444943">
        <w:rPr>
          <w:rFonts w:ascii="游明朝" w:eastAsia="游明朝" w:hAnsi="游明朝" w:hint="eastAsia"/>
        </w:rPr>
        <w:t>ります</w:t>
      </w:r>
      <w:r>
        <w:rPr>
          <w:rFonts w:ascii="游明朝" w:eastAsia="游明朝" w:hAnsi="游明朝" w:hint="eastAsia"/>
        </w:rPr>
        <w:t>. 未成年を研究に参加させること</w:t>
      </w:r>
      <w:ins w:id="55" w:author="83 00" w:date="2025-05-20T22:45:00Z" w16du:dateUtc="2025-05-20T13:45:00Z">
        <w:r w:rsidR="00F72EAF">
          <w:rPr>
            <w:rFonts w:ascii="游明朝" w:eastAsia="游明朝" w:hAnsi="游明朝" w:hint="eastAsia"/>
          </w:rPr>
          <w:t>への</w:t>
        </w:r>
      </w:ins>
      <w:del w:id="56" w:author="83 00" w:date="2025-05-20T22:45:00Z" w16du:dateUtc="2025-05-20T13:45:00Z">
        <w:r w:rsidDel="00F72EAF">
          <w:rPr>
            <w:rFonts w:ascii="游明朝" w:eastAsia="游明朝" w:hAnsi="游明朝" w:hint="eastAsia"/>
          </w:rPr>
          <w:delText>の</w:delText>
        </w:r>
      </w:del>
      <w:r>
        <w:rPr>
          <w:rFonts w:ascii="游明朝" w:eastAsia="游明朝" w:hAnsi="游明朝" w:hint="eastAsia"/>
        </w:rPr>
        <w:t xml:space="preserve">倫理的な側面もあり, </w:t>
      </w:r>
      <w:del w:id="57" w:author="83 00" w:date="2025-05-20T22:45:00Z" w16du:dateUtc="2025-05-20T13:45:00Z">
        <w:r w:rsidDel="00F72EAF">
          <w:rPr>
            <w:rFonts w:ascii="游明朝" w:eastAsia="游明朝" w:hAnsi="游明朝" w:hint="eastAsia"/>
          </w:rPr>
          <w:delText>対象を</w:delText>
        </w:r>
      </w:del>
      <w:r>
        <w:rPr>
          <w:rFonts w:ascii="游明朝" w:eastAsia="游明朝" w:hAnsi="游明朝" w:hint="eastAsia"/>
        </w:rPr>
        <w:t>成人に</w:t>
      </w:r>
      <w:del w:id="58" w:author="83 00" w:date="2025-05-20T22:45:00Z" w16du:dateUtc="2025-05-20T13:45:00Z">
        <w:r w:rsidDel="00F72EAF">
          <w:rPr>
            <w:rFonts w:ascii="游明朝" w:eastAsia="游明朝" w:hAnsi="游明朝" w:hint="eastAsia"/>
          </w:rPr>
          <w:delText>し,</w:delText>
        </w:r>
      </w:del>
      <w:ins w:id="59" w:author="83 00" w:date="2025-05-20T22:45:00Z" w16du:dateUtc="2025-05-20T13:45:00Z">
        <w:r w:rsidR="00F72EAF">
          <w:rPr>
            <w:rFonts w:ascii="游明朝" w:eastAsia="游明朝" w:hAnsi="游明朝" w:hint="eastAsia"/>
          </w:rPr>
          <w:t>対して</w:t>
        </w:r>
      </w:ins>
      <w:del w:id="60" w:author="83 00" w:date="2025-05-20T22:45:00Z" w16du:dateUtc="2025-05-20T13:45:00Z">
        <w:r w:rsidDel="00F72EAF">
          <w:rPr>
            <w:rFonts w:ascii="游明朝" w:eastAsia="游明朝" w:hAnsi="游明朝" w:hint="eastAsia"/>
          </w:rPr>
          <w:delText xml:space="preserve"> </w:delText>
        </w:r>
      </w:del>
      <w:r>
        <w:rPr>
          <w:rFonts w:ascii="游明朝" w:eastAsia="游明朝" w:hAnsi="游明朝" w:hint="eastAsia"/>
        </w:rPr>
        <w:t>自身が思春期の時のことを聞きました. アンケートの内容も</w:t>
      </w:r>
      <w:del w:id="61" w:author="83 00" w:date="2025-05-20T22:46:00Z" w16du:dateUtc="2025-05-20T13:46:00Z">
        <w:r w:rsidDel="00F72EAF">
          <w:rPr>
            <w:rFonts w:ascii="游明朝" w:eastAsia="游明朝" w:hAnsi="游明朝" w:hint="eastAsia"/>
          </w:rPr>
          <w:delText>自信</w:delText>
        </w:r>
      </w:del>
      <w:ins w:id="62" w:author="83 00" w:date="2025-05-20T22:46:00Z" w16du:dateUtc="2025-05-20T13:46:00Z">
        <w:r w:rsidR="00F72EAF">
          <w:rPr>
            <w:rFonts w:ascii="游明朝" w:eastAsia="游明朝" w:hAnsi="游明朝" w:hint="eastAsia"/>
          </w:rPr>
          <w:t>自分</w:t>
        </w:r>
      </w:ins>
      <w:r>
        <w:rPr>
          <w:rFonts w:ascii="游明朝" w:eastAsia="游明朝" w:hAnsi="游明朝" w:hint="eastAsia"/>
        </w:rPr>
        <w:t>が中二病であった経験から的確な項目が設定できま</w:t>
      </w:r>
      <w:r w:rsidR="00444943">
        <w:rPr>
          <w:rFonts w:ascii="游明朝" w:eastAsia="游明朝" w:hAnsi="游明朝" w:hint="eastAsia"/>
        </w:rPr>
        <w:t>した</w:t>
      </w:r>
      <w:r>
        <w:rPr>
          <w:rFonts w:ascii="游明朝" w:eastAsia="游明朝" w:hAnsi="游明朝" w:hint="eastAsia"/>
        </w:rPr>
        <w:t>. そしてそれを医学論文として投稿</w:t>
      </w:r>
      <w:r w:rsidR="00444943">
        <w:rPr>
          <w:rFonts w:ascii="游明朝" w:eastAsia="游明朝" w:hAnsi="游明朝" w:hint="eastAsia"/>
        </w:rPr>
        <w:t>しました</w:t>
      </w:r>
      <w:r>
        <w:rPr>
          <w:rFonts w:ascii="游明朝" w:eastAsia="游明朝" w:hAnsi="游明朝" w:hint="eastAsia"/>
        </w:rPr>
        <w:t>. レアモノの掛け算, “中二病の経験×定義の作り方×医学論文</w:t>
      </w:r>
      <w:r>
        <w:rPr>
          <w:rFonts w:ascii="游明朝" w:eastAsia="游明朝" w:hAnsi="游明朝"/>
        </w:rPr>
        <w:t>”</w:t>
      </w:r>
      <w:r>
        <w:rPr>
          <w:rFonts w:ascii="游明朝" w:eastAsia="游明朝" w:hAnsi="游明朝" w:hint="eastAsia"/>
        </w:rPr>
        <w:t>によって誰</w:t>
      </w:r>
      <w:r w:rsidR="00E560B8">
        <w:rPr>
          <w:rFonts w:ascii="游明朝" w:eastAsia="游明朝" w:hAnsi="游明朝" w:hint="eastAsia"/>
        </w:rPr>
        <w:t>に</w:t>
      </w:r>
      <w:r>
        <w:rPr>
          <w:rFonts w:ascii="游明朝" w:eastAsia="游明朝" w:hAnsi="游明朝" w:hint="eastAsia"/>
        </w:rPr>
        <w:t>も</w:t>
      </w:r>
      <w:r w:rsidR="00E560B8">
        <w:rPr>
          <w:rFonts w:ascii="游明朝" w:eastAsia="游明朝" w:hAnsi="游明朝" w:hint="eastAsia"/>
        </w:rPr>
        <w:t>真似できない</w:t>
      </w:r>
      <w:r>
        <w:rPr>
          <w:rFonts w:ascii="游明朝" w:eastAsia="游明朝" w:hAnsi="游明朝" w:hint="eastAsia"/>
        </w:rPr>
        <w:t>（</w:t>
      </w:r>
      <w:r w:rsidR="00E560B8">
        <w:rPr>
          <w:rFonts w:ascii="游明朝" w:eastAsia="游明朝" w:hAnsi="游明朝" w:hint="eastAsia"/>
        </w:rPr>
        <w:t>そもそもやろうと思わない</w:t>
      </w:r>
      <w:r>
        <w:rPr>
          <w:rFonts w:ascii="游明朝" w:eastAsia="游明朝" w:hAnsi="游明朝" w:hint="eastAsia"/>
        </w:rPr>
        <w:t xml:space="preserve">）研究になりました. </w:t>
      </w:r>
    </w:p>
    <w:p w14:paraId="11F5821D" w14:textId="77777777" w:rsidR="007D68F9" w:rsidRDefault="007D68F9">
      <w:pPr>
        <w:rPr>
          <w:rFonts w:ascii="游明朝" w:eastAsia="游明朝" w:hAnsi="游明朝"/>
        </w:rPr>
      </w:pPr>
    </w:p>
    <w:p w14:paraId="1B8448B2" w14:textId="5D74F705" w:rsidR="00444943" w:rsidRPr="002F50B2" w:rsidRDefault="00444943">
      <w:pPr>
        <w:rPr>
          <w:rFonts w:ascii="游明朝" w:eastAsia="游明朝" w:hAnsi="游明朝"/>
        </w:rPr>
      </w:pPr>
      <w:r>
        <w:rPr>
          <w:rFonts w:ascii="游明朝" w:eastAsia="游明朝" w:hAnsi="游明朝" w:hint="eastAsia"/>
        </w:rPr>
        <w:t xml:space="preserve">　</w:t>
      </w:r>
      <w:r w:rsidR="00422B0D">
        <w:rPr>
          <w:rFonts w:ascii="游明朝" w:eastAsia="游明朝" w:hAnsi="游明朝" w:hint="eastAsia"/>
        </w:rPr>
        <w:t>クリニカルクエスチョンから研究に発展させるには環境要因,</w:t>
      </w:r>
      <w:r w:rsidR="00422B0D">
        <w:rPr>
          <w:rFonts w:ascii="游明朝" w:eastAsia="游明朝" w:hAnsi="游明朝"/>
        </w:rPr>
        <w:t xml:space="preserve"> 倫理</w:t>
      </w:r>
      <w:r w:rsidR="00422B0D">
        <w:rPr>
          <w:rFonts w:ascii="游明朝" w:eastAsia="游明朝" w:hAnsi="游明朝" w:hint="eastAsia"/>
        </w:rPr>
        <w:t>が大きく関わります</w:t>
      </w:r>
      <w:ins w:id="63" w:author="83 00" w:date="2025-05-20T22:47:00Z" w16du:dateUtc="2025-05-20T13:47:00Z">
        <w:r w:rsidR="00F72EAF">
          <w:rPr>
            <w:rFonts w:ascii="游明朝" w:eastAsia="游明朝" w:hAnsi="游明朝" w:hint="eastAsia"/>
          </w:rPr>
          <w:t>が, その中でも</w:t>
        </w:r>
      </w:ins>
      <w:del w:id="64" w:author="83 00" w:date="2025-05-20T22:47:00Z" w16du:dateUtc="2025-05-20T13:47:00Z">
        <w:r w:rsidR="00422B0D" w:rsidDel="00F72EAF">
          <w:rPr>
            <w:rFonts w:ascii="游明朝" w:eastAsia="游明朝" w:hAnsi="游明朝" w:hint="eastAsia"/>
          </w:rPr>
          <w:delText>.</w:delText>
        </w:r>
      </w:del>
      <w:del w:id="65" w:author="83 00" w:date="2025-05-20T22:46:00Z" w16du:dateUtc="2025-05-20T13:46:00Z">
        <w:r w:rsidR="00422B0D" w:rsidDel="00F72EAF">
          <w:rPr>
            <w:rFonts w:ascii="游明朝" w:eastAsia="游明朝" w:hAnsi="游明朝"/>
          </w:rPr>
          <w:delText xml:space="preserve"> 自施設の検査体制</w:delText>
        </w:r>
        <w:r w:rsidR="00422B0D" w:rsidDel="00F72EAF">
          <w:rPr>
            <w:rFonts w:ascii="游明朝" w:eastAsia="游明朝" w:hAnsi="游明朝" w:hint="eastAsia"/>
          </w:rPr>
          <w:delText>,</w:delText>
        </w:r>
        <w:r w:rsidR="00422B0D" w:rsidDel="00F72EAF">
          <w:rPr>
            <w:rFonts w:ascii="游明朝" w:eastAsia="游明朝" w:hAnsi="游明朝"/>
          </w:rPr>
          <w:delText xml:space="preserve"> 倫理委員会の有無などが挙げられ, </w:delText>
        </w:r>
      </w:del>
      <w:del w:id="66" w:author="83 00" w:date="2025-05-20T22:47:00Z" w16du:dateUtc="2025-05-20T13:47:00Z">
        <w:r w:rsidR="00422B0D" w:rsidDel="00F72EAF">
          <w:rPr>
            <w:rFonts w:ascii="游明朝" w:eastAsia="游明朝" w:hAnsi="游明朝"/>
          </w:rPr>
          <w:delText>その</w:delText>
        </w:r>
      </w:del>
      <w:del w:id="67" w:author="83 00" w:date="2025-05-20T22:46:00Z" w16du:dateUtc="2025-05-20T13:46:00Z">
        <w:r w:rsidR="00422B0D" w:rsidDel="00F72EAF">
          <w:rPr>
            <w:rFonts w:ascii="游明朝" w:eastAsia="游明朝" w:hAnsi="游明朝"/>
          </w:rPr>
          <w:delText>中でも</w:delText>
        </w:r>
      </w:del>
      <w:r w:rsidR="00422B0D">
        <w:rPr>
          <w:rFonts w:ascii="游明朝" w:eastAsia="游明朝" w:hAnsi="游明朝"/>
        </w:rPr>
        <w:t>特に症例数が一番問題になるのではないでしょうか. どんなに良いアイデアを出しても検討すべき患者さんが少なければ信頼のおける結果が報告できません</w:t>
      </w:r>
      <w:r w:rsidR="00422B0D">
        <w:rPr>
          <w:rFonts w:ascii="游明朝" w:eastAsia="游明朝" w:hAnsi="游明朝" w:hint="eastAsia"/>
        </w:rPr>
        <w:t>.</w:t>
      </w:r>
      <w:r w:rsidR="00422B0D">
        <w:rPr>
          <w:rFonts w:ascii="游明朝" w:eastAsia="游明朝" w:hAnsi="游明朝"/>
        </w:rPr>
        <w:t xml:space="preserve"> 症例数が少ない場合の対策は3</w:t>
      </w:r>
      <w:r w:rsidR="00422B0D">
        <w:rPr>
          <w:rFonts w:ascii="游明朝" w:eastAsia="游明朝" w:hAnsi="游明朝" w:hint="eastAsia"/>
        </w:rPr>
        <w:t>つです.</w:t>
      </w:r>
      <w:r w:rsidR="00422B0D">
        <w:rPr>
          <w:rFonts w:ascii="游明朝" w:eastAsia="游明朝" w:hAnsi="游明朝"/>
        </w:rPr>
        <w:t xml:space="preserve"> 1つ目は症例数が足りるまで過去にさかのぼること</w:t>
      </w:r>
      <w:r w:rsidR="00422B0D">
        <w:rPr>
          <w:rFonts w:ascii="游明朝" w:eastAsia="游明朝" w:hAnsi="游明朝" w:hint="eastAsia"/>
        </w:rPr>
        <w:t>,</w:t>
      </w:r>
      <w:r w:rsidR="00422B0D">
        <w:rPr>
          <w:rFonts w:ascii="游明朝" w:eastAsia="游明朝" w:hAnsi="游明朝"/>
        </w:rPr>
        <w:t xml:space="preserve"> </w:t>
      </w:r>
      <w:r w:rsidR="00422B0D">
        <w:rPr>
          <w:rFonts w:ascii="游明朝" w:eastAsia="游明朝" w:hAnsi="游明朝" w:hint="eastAsia"/>
        </w:rPr>
        <w:t>2つ目は</w:t>
      </w:r>
      <w:r w:rsidR="00422B0D">
        <w:rPr>
          <w:rFonts w:ascii="游明朝" w:eastAsia="游明朝" w:hAnsi="游明朝"/>
        </w:rPr>
        <w:t>症例数が足りるまで時間をかける</w:t>
      </w:r>
      <w:r w:rsidR="00422B0D">
        <w:rPr>
          <w:rFonts w:ascii="游明朝" w:eastAsia="游明朝" w:hAnsi="游明朝" w:hint="eastAsia"/>
        </w:rPr>
        <w:t>ことです.</w:t>
      </w:r>
      <w:r w:rsidR="00422B0D">
        <w:rPr>
          <w:rFonts w:ascii="游明朝" w:eastAsia="游明朝" w:hAnsi="游明朝"/>
        </w:rPr>
        <w:t xml:space="preserve"> しかしこれには限界がありますし</w:t>
      </w:r>
      <w:r w:rsidR="00422B0D">
        <w:rPr>
          <w:rFonts w:ascii="游明朝" w:eastAsia="游明朝" w:hAnsi="游明朝" w:hint="eastAsia"/>
        </w:rPr>
        <w:t>,</w:t>
      </w:r>
      <w:r w:rsidR="00422B0D">
        <w:rPr>
          <w:rFonts w:ascii="游明朝" w:eastAsia="游明朝" w:hAnsi="游明朝"/>
        </w:rPr>
        <w:t xml:space="preserve"> あまりにも古いデータだと現在の医療の状況とは異なる症例を含むためバイアスになる可能性があります</w:t>
      </w:r>
      <w:r w:rsidR="00422B0D">
        <w:rPr>
          <w:rFonts w:ascii="游明朝" w:eastAsia="游明朝" w:hAnsi="游明朝" w:hint="eastAsia"/>
        </w:rPr>
        <w:t>.</w:t>
      </w:r>
      <w:r w:rsidR="00422B0D">
        <w:rPr>
          <w:rFonts w:ascii="游明朝" w:eastAsia="游明朝" w:hAnsi="游明朝"/>
        </w:rPr>
        <w:t xml:space="preserve"> 3つ目は他施設に協力していただ</w:t>
      </w:r>
      <w:del w:id="68" w:author="83 00" w:date="2025-05-20T22:47:00Z" w16du:dateUtc="2025-05-20T13:47:00Z">
        <w:r w:rsidR="00422B0D" w:rsidDel="00F72EAF">
          <w:rPr>
            <w:rFonts w:ascii="游明朝" w:eastAsia="游明朝" w:hAnsi="游明朝"/>
          </w:rPr>
          <w:delText>くことです</w:delText>
        </w:r>
        <w:r w:rsidR="00422B0D" w:rsidDel="00F72EAF">
          <w:rPr>
            <w:rFonts w:ascii="游明朝" w:eastAsia="游明朝" w:hAnsi="游明朝" w:hint="eastAsia"/>
          </w:rPr>
          <w:delText>.</w:delText>
        </w:r>
      </w:del>
      <w:ins w:id="69" w:author="83 00" w:date="2025-05-20T22:47:00Z" w16du:dateUtc="2025-05-20T13:47:00Z">
        <w:r w:rsidR="00F72EAF">
          <w:rPr>
            <w:rFonts w:ascii="游明朝" w:eastAsia="游明朝" w:hAnsi="游明朝" w:hint="eastAsia"/>
          </w:rPr>
          <w:t>き,</w:t>
        </w:r>
      </w:ins>
      <w:del w:id="70" w:author="83 00" w:date="2025-05-20T22:47:00Z" w16du:dateUtc="2025-05-20T13:47:00Z">
        <w:r w:rsidR="00422B0D" w:rsidDel="00F72EAF">
          <w:rPr>
            <w:rFonts w:ascii="游明朝" w:eastAsia="游明朝" w:hAnsi="游明朝"/>
          </w:rPr>
          <w:delText xml:space="preserve"> </w:delText>
        </w:r>
      </w:del>
      <w:ins w:id="71" w:author="83 00" w:date="2025-05-20T22:47:00Z" w16du:dateUtc="2025-05-20T13:47:00Z">
        <w:r w:rsidR="00F72EAF">
          <w:rPr>
            <w:rFonts w:ascii="游明朝" w:eastAsia="游明朝" w:hAnsi="游明朝" w:hint="eastAsia"/>
          </w:rPr>
          <w:t xml:space="preserve"> </w:t>
        </w:r>
      </w:ins>
      <w:del w:id="72" w:author="83 00" w:date="2025-05-20T22:47:00Z" w16du:dateUtc="2025-05-20T13:47:00Z">
        <w:r w:rsidR="00422B0D" w:rsidDel="00F72EAF">
          <w:rPr>
            <w:rFonts w:ascii="游明朝" w:eastAsia="游明朝" w:hAnsi="游明朝"/>
          </w:rPr>
          <w:delText>いわゆる</w:delText>
        </w:r>
      </w:del>
      <w:r w:rsidR="00422B0D">
        <w:rPr>
          <w:rFonts w:ascii="游明朝" w:eastAsia="游明朝" w:hAnsi="游明朝"/>
        </w:rPr>
        <w:t>多施設共同研究</w:t>
      </w:r>
      <w:ins w:id="73" w:author="83 00" w:date="2025-05-20T22:47:00Z" w16du:dateUtc="2025-05-20T13:47:00Z">
        <w:r w:rsidR="00F72EAF">
          <w:rPr>
            <w:rFonts w:ascii="游明朝" w:eastAsia="游明朝" w:hAnsi="游明朝" w:hint="eastAsia"/>
          </w:rPr>
          <w:t>を</w:t>
        </w:r>
      </w:ins>
      <w:ins w:id="74" w:author="83 00" w:date="2025-05-20T22:48:00Z" w16du:dateUtc="2025-05-20T13:48:00Z">
        <w:r w:rsidR="00F72EAF">
          <w:rPr>
            <w:rFonts w:ascii="游明朝" w:eastAsia="游明朝" w:hAnsi="游明朝" w:hint="eastAsia"/>
          </w:rPr>
          <w:t>行うことです</w:t>
        </w:r>
      </w:ins>
      <w:del w:id="75" w:author="83 00" w:date="2025-05-20T22:48:00Z" w16du:dateUtc="2025-05-20T13:48:00Z">
        <w:r w:rsidR="00422B0D" w:rsidDel="00F72EAF">
          <w:rPr>
            <w:rFonts w:ascii="游明朝" w:eastAsia="游明朝" w:hAnsi="游明朝"/>
          </w:rPr>
          <w:delText>になります</w:delText>
        </w:r>
      </w:del>
      <w:r w:rsidR="00422B0D">
        <w:rPr>
          <w:rFonts w:ascii="游明朝" w:eastAsia="游明朝" w:hAnsi="游明朝" w:hint="eastAsia"/>
        </w:rPr>
        <w:t>.</w:t>
      </w:r>
      <w:r w:rsidR="00422B0D">
        <w:rPr>
          <w:rFonts w:ascii="游明朝" w:eastAsia="游明朝" w:hAnsi="游明朝"/>
        </w:rPr>
        <w:t xml:space="preserve"> </w:t>
      </w:r>
      <w:r w:rsidR="00405D1B">
        <w:rPr>
          <w:rFonts w:ascii="游明朝" w:eastAsia="游明朝" w:hAnsi="游明朝"/>
        </w:rPr>
        <w:t>ただし</w:t>
      </w:r>
      <w:r w:rsidR="00405D1B">
        <w:rPr>
          <w:rFonts w:ascii="游明朝" w:eastAsia="游明朝" w:hAnsi="游明朝" w:hint="eastAsia"/>
        </w:rPr>
        <w:t>,</w:t>
      </w:r>
      <w:r w:rsidR="00405D1B">
        <w:rPr>
          <w:rFonts w:ascii="游明朝" w:eastAsia="游明朝" w:hAnsi="游明朝"/>
        </w:rPr>
        <w:t xml:space="preserve"> 面識のない先生に突然協力をお願いするのは難しいですので, 上司や過去の同僚など</w:t>
      </w:r>
      <w:r w:rsidR="005F3DE5">
        <w:rPr>
          <w:rFonts w:ascii="游明朝" w:eastAsia="游明朝" w:hAnsi="游明朝"/>
        </w:rPr>
        <w:t>を頼</w:t>
      </w:r>
      <w:ins w:id="76" w:author="83 00" w:date="2025-05-20T22:48:00Z" w16du:dateUtc="2025-05-20T13:48:00Z">
        <w:r w:rsidR="00F72EAF">
          <w:rPr>
            <w:rFonts w:ascii="游明朝" w:eastAsia="游明朝" w:hAnsi="游明朝" w:hint="eastAsia"/>
          </w:rPr>
          <w:t>ることが多いです</w:t>
        </w:r>
      </w:ins>
      <w:del w:id="77" w:author="83 00" w:date="2025-05-20T22:48:00Z" w16du:dateUtc="2025-05-20T13:48:00Z">
        <w:r w:rsidR="005F3DE5" w:rsidDel="00F72EAF">
          <w:rPr>
            <w:rFonts w:ascii="游明朝" w:eastAsia="游明朝" w:hAnsi="游明朝"/>
          </w:rPr>
          <w:delText>ってみましょう</w:delText>
        </w:r>
      </w:del>
      <w:r w:rsidR="00405D1B">
        <w:rPr>
          <w:rFonts w:ascii="游明朝" w:eastAsia="游明朝" w:hAnsi="游明朝" w:hint="eastAsia"/>
        </w:rPr>
        <w:t>.</w:t>
      </w:r>
      <w:r w:rsidR="00405D1B">
        <w:rPr>
          <w:rFonts w:ascii="游明朝" w:eastAsia="游明朝" w:hAnsi="游明朝"/>
        </w:rPr>
        <w:t xml:space="preserve"> </w:t>
      </w:r>
      <w:r w:rsidR="005F3DE5">
        <w:rPr>
          <w:rFonts w:ascii="游明朝" w:eastAsia="游明朝" w:hAnsi="游明朝"/>
        </w:rPr>
        <w:t>ただし</w:t>
      </w:r>
      <w:r w:rsidR="005F3DE5">
        <w:rPr>
          <w:rFonts w:ascii="游明朝" w:eastAsia="游明朝" w:hAnsi="游明朝" w:hint="eastAsia"/>
        </w:rPr>
        <w:t>,</w:t>
      </w:r>
      <w:r w:rsidR="005F3DE5">
        <w:rPr>
          <w:rFonts w:ascii="游明朝" w:eastAsia="游明朝" w:hAnsi="游明朝"/>
        </w:rPr>
        <w:t xml:space="preserve"> </w:t>
      </w:r>
      <w:r w:rsidR="00F71301">
        <w:rPr>
          <w:rFonts w:ascii="游明朝" w:eastAsia="游明朝" w:hAnsi="游明朝"/>
        </w:rPr>
        <w:t>相手の先生</w:t>
      </w:r>
      <w:r w:rsidR="005F3DE5">
        <w:rPr>
          <w:rFonts w:ascii="游明朝" w:eastAsia="游明朝" w:hAnsi="游明朝"/>
        </w:rPr>
        <w:t>も忙しい</w:t>
      </w:r>
      <w:r w:rsidR="00F71301">
        <w:rPr>
          <w:rFonts w:ascii="游明朝" w:eastAsia="游明朝" w:hAnsi="游明朝"/>
        </w:rPr>
        <w:t>はず</w:t>
      </w:r>
      <w:r w:rsidR="005F3DE5">
        <w:rPr>
          <w:rFonts w:ascii="游明朝" w:eastAsia="游明朝" w:hAnsi="游明朝"/>
        </w:rPr>
        <w:t>ですし</w:t>
      </w:r>
      <w:r w:rsidR="005F3DE5">
        <w:rPr>
          <w:rFonts w:ascii="游明朝" w:eastAsia="游明朝" w:hAnsi="游明朝" w:hint="eastAsia"/>
        </w:rPr>
        <w:t>,</w:t>
      </w:r>
      <w:r w:rsidR="005F3DE5">
        <w:rPr>
          <w:rFonts w:ascii="游明朝" w:eastAsia="游明朝" w:hAnsi="游明朝"/>
        </w:rPr>
        <w:t xml:space="preserve"> 協力してくれるとは限りませ</w:t>
      </w:r>
      <w:r w:rsidR="005F3DE5">
        <w:rPr>
          <w:rFonts w:ascii="游明朝" w:eastAsia="游明朝" w:hAnsi="游明朝"/>
        </w:rPr>
        <w:lastRenderedPageBreak/>
        <w:t>んので</w:t>
      </w:r>
      <w:r w:rsidR="005F3DE5">
        <w:rPr>
          <w:rFonts w:ascii="游明朝" w:eastAsia="游明朝" w:hAnsi="游明朝" w:hint="eastAsia"/>
        </w:rPr>
        <w:t xml:space="preserve">, </w:t>
      </w:r>
      <w:r w:rsidR="005F3DE5">
        <w:rPr>
          <w:rFonts w:ascii="游明朝" w:eastAsia="游明朝" w:hAnsi="游明朝"/>
        </w:rPr>
        <w:t>迷惑がかからないよう細心の注意を払</w:t>
      </w:r>
      <w:del w:id="78" w:author="83 00" w:date="2025-05-20T22:48:00Z" w16du:dateUtc="2025-05-20T13:48:00Z">
        <w:r w:rsidR="005F3DE5" w:rsidDel="00F72EAF">
          <w:rPr>
            <w:rFonts w:ascii="游明朝" w:eastAsia="游明朝" w:hAnsi="游明朝"/>
          </w:rPr>
          <w:delText>いましょ</w:delText>
        </w:r>
      </w:del>
      <w:r w:rsidR="005F3DE5">
        <w:rPr>
          <w:rFonts w:ascii="游明朝" w:eastAsia="游明朝" w:hAnsi="游明朝"/>
        </w:rPr>
        <w:t>う</w:t>
      </w:r>
      <w:ins w:id="79" w:author="83 00" w:date="2025-05-20T22:48:00Z" w16du:dateUtc="2025-05-20T13:48:00Z">
        <w:r w:rsidR="00F72EAF">
          <w:rPr>
            <w:rFonts w:ascii="游明朝" w:eastAsia="游明朝" w:hAnsi="游明朝" w:hint="eastAsia"/>
          </w:rPr>
          <w:t>必要があります</w:t>
        </w:r>
      </w:ins>
      <w:r w:rsidR="005F3DE5">
        <w:rPr>
          <w:rFonts w:ascii="游明朝" w:eastAsia="游明朝" w:hAnsi="游明朝" w:hint="eastAsia"/>
        </w:rPr>
        <w:t>.</w:t>
      </w:r>
      <w:r w:rsidR="005F3DE5">
        <w:rPr>
          <w:rFonts w:ascii="游明朝" w:eastAsia="游明朝" w:hAnsi="游明朝"/>
        </w:rPr>
        <w:t xml:space="preserve"> </w:t>
      </w:r>
      <w:ins w:id="80" w:author="83 00" w:date="2025-05-20T22:52:00Z" w16du:dateUtc="2025-05-20T13:52:00Z">
        <w:r w:rsidR="006827FB" w:rsidRPr="006827FB">
          <w:rPr>
            <w:rFonts w:ascii="游明朝" w:eastAsia="游明朝" w:hAnsi="游明朝" w:hint="eastAsia"/>
          </w:rPr>
          <w:t>研究計画書</w:t>
        </w:r>
        <w:r w:rsidR="006827FB">
          <w:rPr>
            <w:rFonts w:ascii="游明朝" w:eastAsia="游明朝" w:hAnsi="游明朝" w:hint="eastAsia"/>
          </w:rPr>
          <w:t>（→P.）</w:t>
        </w:r>
        <w:r w:rsidR="006827FB" w:rsidRPr="006827FB">
          <w:rPr>
            <w:rFonts w:ascii="游明朝" w:eastAsia="游明朝" w:hAnsi="游明朝" w:hint="eastAsia"/>
          </w:rPr>
          <w:t>を提示したうえでお願いするのが望ましいでしょう</w:t>
        </w:r>
      </w:ins>
      <w:del w:id="81" w:author="83 00" w:date="2025-05-20T22:52:00Z" w16du:dateUtc="2025-05-20T13:52:00Z">
        <w:r w:rsidR="005F3DE5" w:rsidDel="006827FB">
          <w:rPr>
            <w:rFonts w:ascii="游明朝" w:eastAsia="游明朝" w:hAnsi="游明朝"/>
          </w:rPr>
          <w:delText>次項の研究計画をもってお願いするのが良いと思います</w:delText>
        </w:r>
      </w:del>
      <w:r w:rsidR="005F3DE5">
        <w:rPr>
          <w:rFonts w:ascii="游明朝" w:eastAsia="游明朝" w:hAnsi="游明朝" w:hint="eastAsia"/>
        </w:rPr>
        <w:t>.</w:t>
      </w:r>
    </w:p>
    <w:p w14:paraId="2D2DB6DD" w14:textId="77777777" w:rsidR="00624D64" w:rsidRPr="006827FB" w:rsidRDefault="00624D64">
      <w:pPr>
        <w:rPr>
          <w:rFonts w:ascii="游明朝" w:eastAsia="游明朝" w:hAnsi="游明朝"/>
        </w:rPr>
      </w:pPr>
      <w:bookmarkStart w:id="82" w:name="_Hlk195976329"/>
    </w:p>
    <w:p w14:paraId="6404D991" w14:textId="77777777" w:rsidR="00EE5D95" w:rsidRPr="000372E8" w:rsidRDefault="00EE5D95" w:rsidP="00EE5D95">
      <w:pPr>
        <w:rPr>
          <w:rFonts w:ascii="游明朝" w:eastAsia="游明朝" w:hAnsi="游明朝"/>
        </w:rPr>
      </w:pPr>
      <w:r w:rsidRPr="00C7659E">
        <w:rPr>
          <w:rFonts w:ascii="游明朝" w:eastAsia="游明朝" w:hAnsi="游明朝"/>
          <w:b/>
        </w:rPr>
        <w:t>Summary</w:t>
      </w:r>
    </w:p>
    <w:p w14:paraId="04C90969" w14:textId="6EB548D7" w:rsidR="00F069F6" w:rsidRDefault="00EE5D95" w:rsidP="00EE5D95">
      <w:pPr>
        <w:rPr>
          <w:rFonts w:ascii="游明朝" w:eastAsia="游明朝" w:hAnsi="游明朝"/>
        </w:rPr>
      </w:pPr>
      <w:r>
        <w:rPr>
          <w:rFonts w:ascii="游明朝" w:eastAsia="游明朝" w:hAnsi="游明朝"/>
        </w:rPr>
        <w:t>・</w:t>
      </w:r>
      <w:r w:rsidR="00444943">
        <w:rPr>
          <w:rFonts w:ascii="游明朝" w:eastAsia="游明朝" w:hAnsi="游明朝"/>
        </w:rPr>
        <w:t>クリニカルクエスチョン</w:t>
      </w:r>
      <w:r w:rsidR="00444943">
        <w:rPr>
          <w:rFonts w:ascii="游明朝" w:eastAsia="游明朝" w:hAnsi="游明朝" w:hint="eastAsia"/>
        </w:rPr>
        <w:t xml:space="preserve">は誰にでもあり, </w:t>
      </w:r>
      <w:r w:rsidR="00444943">
        <w:rPr>
          <w:rFonts w:ascii="游明朝" w:eastAsia="游明朝" w:hAnsi="游明朝"/>
        </w:rPr>
        <w:t>今ある環境と資金でできること</w:t>
      </w:r>
      <w:r w:rsidR="00444943">
        <w:rPr>
          <w:rFonts w:ascii="游明朝" w:eastAsia="游明朝" w:hAnsi="游明朝" w:hint="eastAsia"/>
        </w:rPr>
        <w:t>を考える.</w:t>
      </w:r>
    </w:p>
    <w:p w14:paraId="49951EC8" w14:textId="4140A6E3" w:rsidR="00EE5D95" w:rsidRPr="00444943" w:rsidRDefault="00EE5D95" w:rsidP="00EE5D95">
      <w:pPr>
        <w:rPr>
          <w:rFonts w:ascii="游明朝" w:eastAsia="游明朝" w:hAnsi="游明朝"/>
        </w:rPr>
      </w:pPr>
      <w:r>
        <w:rPr>
          <w:rFonts w:ascii="游明朝" w:eastAsia="游明朝" w:hAnsi="游明朝" w:hint="eastAsia"/>
        </w:rPr>
        <w:t>・</w:t>
      </w:r>
      <w:r w:rsidR="00444943">
        <w:rPr>
          <w:rFonts w:ascii="游明朝" w:eastAsia="游明朝" w:hAnsi="游明朝" w:hint="eastAsia"/>
        </w:rPr>
        <w:t>アイデアの出し方は7つ. ①臨床で感じた疑問をそのまま研究に生かす, ②まことしやかに言われていることを実証する, ③自分のいる環境を生かす, ④既存のやり方をブラッシュアップ, ⑤ローラー作戦（通称, 地ならし）, ⑥自分で書いた論文を発展させる, ⑦レアモノをかけ合わせる.</w:t>
      </w:r>
    </w:p>
    <w:p w14:paraId="0785B4C7" w14:textId="5E6836F2" w:rsidR="00EE5D95" w:rsidRDefault="00EE5D95" w:rsidP="00EE5D95">
      <w:pPr>
        <w:rPr>
          <w:rFonts w:ascii="游明朝" w:eastAsia="游明朝" w:hAnsi="游明朝"/>
        </w:rPr>
      </w:pPr>
      <w:r>
        <w:rPr>
          <w:rFonts w:ascii="游明朝" w:eastAsia="游明朝" w:hAnsi="游明朝" w:hint="eastAsia"/>
        </w:rPr>
        <w:t>・</w:t>
      </w:r>
      <w:r w:rsidR="00444943">
        <w:rPr>
          <w:rFonts w:ascii="游明朝" w:eastAsia="游明朝" w:hAnsi="游明朝" w:hint="eastAsia"/>
        </w:rPr>
        <w:t>上記のアイデアの出し方はオーバーラップすることも多い.</w:t>
      </w:r>
    </w:p>
    <w:p w14:paraId="1581C163" w14:textId="77777777" w:rsidR="00EE5D95" w:rsidRDefault="00EE5D95" w:rsidP="00EE5D95">
      <w:pPr>
        <w:rPr>
          <w:rFonts w:ascii="游明朝" w:eastAsia="游明朝" w:hAnsi="游明朝"/>
        </w:rPr>
      </w:pPr>
    </w:p>
    <w:bookmarkEnd w:id="82"/>
    <w:p w14:paraId="39D1B7B4" w14:textId="77777777" w:rsidR="00EE5D95" w:rsidRDefault="00EE5D95" w:rsidP="00EE5D95">
      <w:pPr>
        <w:rPr>
          <w:rFonts w:ascii="游明朝" w:eastAsia="游明朝" w:hAnsi="游明朝"/>
        </w:rPr>
      </w:pPr>
    </w:p>
    <w:p w14:paraId="1043C7F2" w14:textId="77777777" w:rsidR="00E8360B" w:rsidRPr="00E8360B" w:rsidRDefault="001F10F2" w:rsidP="00E8360B">
      <w:pPr>
        <w:pStyle w:val="EndNoteBibliography"/>
      </w:pPr>
      <w:r>
        <w:fldChar w:fldCharType="begin"/>
      </w:r>
      <w:r>
        <w:instrText xml:space="preserve"> ADDIN EN.REFLIST </w:instrText>
      </w:r>
      <w:r>
        <w:fldChar w:fldCharType="separate"/>
      </w:r>
      <w:r w:rsidR="00E8360B" w:rsidRPr="00E8360B">
        <w:t>1.</w:t>
      </w:r>
      <w:r w:rsidR="00E8360B" w:rsidRPr="00E8360B">
        <w:tab/>
        <w:t>Fenn D, Abdel-Aziz MI, Brinkman P, Kos R, Neerincx AH, Altenburg J, et al. Comparison of microbial composition of cough swabs and sputum for pathogen detection in patients with cystic fibrosis. Journal of cystic fibrosis : official journal of the European Cystic Fibrosis Society. 2022;21(1):52-60. Epub 2021/09/23. doi: 10.1016/j.jcf.2021.08.031. PubMed PMID: 34548223.</w:t>
      </w:r>
    </w:p>
    <w:p w14:paraId="49BF0B1E" w14:textId="77777777" w:rsidR="00E8360B" w:rsidRPr="00E8360B" w:rsidRDefault="00E8360B" w:rsidP="00E8360B">
      <w:pPr>
        <w:pStyle w:val="EndNoteBibliography"/>
      </w:pPr>
      <w:r w:rsidRPr="00E8360B">
        <w:t>2.</w:t>
      </w:r>
      <w:r w:rsidRPr="00E8360B">
        <w:tab/>
        <w:t>Makhnevich A, Perrin A, Talukder D, Liu Y, Izard S, Chiuzan C, et al. Thick Liquids and Clinical Outcomes in Hospitalized Patients With Alzheimer Disease and Related Dementias and Dysphagia. JAMA Intern Med. 2024;184(7):778-85. Epub 2024/05/06. doi: 10.1001/jamainternmed.2024.0736. PubMed PMID: 38709510; PubMed Central PMCID: PMCPMC11074929 National Institutes of Health (NIH) during the conduct of the study. Ms D’Angelo reported working on grants from NIH during the conduct of the study. Dr Rogus-Pulia reported financial support from the University of Wisconsin-Madison and grants from the NIH outside the submitted work. No other disclosures were reported.</w:t>
      </w:r>
    </w:p>
    <w:p w14:paraId="0B27DAFF" w14:textId="77777777" w:rsidR="00E8360B" w:rsidRPr="00E8360B" w:rsidRDefault="00E8360B" w:rsidP="00E8360B">
      <w:pPr>
        <w:pStyle w:val="EndNoteBibliography"/>
      </w:pPr>
      <w:r w:rsidRPr="00E8360B">
        <w:t>3.</w:t>
      </w:r>
      <w:r w:rsidRPr="00E8360B">
        <w:tab/>
        <w:t>Shimoda M, Hirata A, Tanaka Y, Morimoto K, Yoshiyama T, Yoshimori K, et al. Characteristics of pleural effusion with a high adenosine deaminase level: a case-control study. BMC Pulm Med. 2022;22(1):359. Epub 2022/09/22. doi: 10.1186/s12890-022-02150-4. PubMed PMID: 36131272; PubMed Central PMCID: PMCPMC9494830.</w:t>
      </w:r>
    </w:p>
    <w:p w14:paraId="30308C2F" w14:textId="77777777" w:rsidR="00E8360B" w:rsidRPr="00E8360B" w:rsidRDefault="00E8360B" w:rsidP="00E8360B">
      <w:pPr>
        <w:pStyle w:val="EndNoteBibliography"/>
      </w:pPr>
      <w:r w:rsidRPr="00E8360B">
        <w:t>4.</w:t>
      </w:r>
      <w:r w:rsidRPr="00E8360B">
        <w:tab/>
        <w:t>Shimoda M, Morimoto K, Tanaka Y, Furuuchi K, Osawa T, Yano R, et al. Features of humidifier lung and comparison with summer-type hypersensitivity pneumonitis. Respirology. 2021;26(4):394-5. Epub 2021/02/18. doi: 10.1111/resp.14014. PubMed PMID: 33594737; PubMed Central PMCID: PMCPMC8048899.</w:t>
      </w:r>
    </w:p>
    <w:p w14:paraId="6F74CB48" w14:textId="77777777" w:rsidR="00E8360B" w:rsidRPr="00E8360B" w:rsidRDefault="00E8360B" w:rsidP="00E8360B">
      <w:pPr>
        <w:pStyle w:val="EndNoteBibliography"/>
      </w:pPr>
      <w:r w:rsidRPr="00E8360B">
        <w:t>5.</w:t>
      </w:r>
      <w:r w:rsidRPr="00E8360B">
        <w:tab/>
        <w:t xml:space="preserve">Shimoda M, Tanaka Y, Morimoto K, Abe T, Asaga R, Nakajima K, et al. Analysis of predicted factors for bronchoalveolar lavage recovery failure: An observational study. PLoS One. 2022;17(9):e0275377. Epub 2022/10/01. doi: 10.1371/journal.pone.0275377. PubMed PMID: </w:t>
      </w:r>
      <w:r w:rsidRPr="00E8360B">
        <w:lastRenderedPageBreak/>
        <w:t>36178919; PubMed Central PMCID: PMCPMC9524652.</w:t>
      </w:r>
    </w:p>
    <w:p w14:paraId="20161491" w14:textId="77777777" w:rsidR="00E8360B" w:rsidRPr="00E8360B" w:rsidRDefault="00E8360B" w:rsidP="00E8360B">
      <w:pPr>
        <w:pStyle w:val="EndNoteBibliography"/>
      </w:pPr>
      <w:r w:rsidRPr="00E8360B">
        <w:t>6.</w:t>
      </w:r>
      <w:r w:rsidRPr="00E8360B">
        <w:tab/>
        <w:t>Shimoda M, Tanaka Y, Morimoto K, Yoshimori K, Ohta K. Spontaneous resolution of cryptogenic organizing pneumonia: Observational study. Medicine (Baltimore). 2023;102(27):e34277. Epub 2023/07/07. doi: 10.1097/MD.0000000000034277. PubMed PMID: 37417600; PubMed Central PMCID: PMCPMC10328646.</w:t>
      </w:r>
    </w:p>
    <w:p w14:paraId="1623A729" w14:textId="77777777" w:rsidR="00E8360B" w:rsidRPr="00E8360B" w:rsidRDefault="00E8360B" w:rsidP="00E8360B">
      <w:pPr>
        <w:pStyle w:val="EndNoteBibliography"/>
      </w:pPr>
      <w:r w:rsidRPr="00E8360B">
        <w:t>7.</w:t>
      </w:r>
      <w:r w:rsidRPr="00E8360B">
        <w:tab/>
        <w:t>Shimoda M, Tanaka Y, Morimoto K, Yoshimori K, Ohta K. Risk Factors for Bloodstream Infection in Patients Receiving Peripheral Parenteral Nutrition. Intern Med. 2025;64(1):73-80. Epub 2024/05/16. doi: 10.2169/internalmedicine.3692-24. PubMed PMID: 38749727; PubMed Central PMCID: PMCPMC11781938.</w:t>
      </w:r>
    </w:p>
    <w:p w14:paraId="41CD9B76" w14:textId="77777777" w:rsidR="00E8360B" w:rsidRPr="00E8360B" w:rsidRDefault="00E8360B" w:rsidP="00E8360B">
      <w:pPr>
        <w:pStyle w:val="EndNoteBibliography"/>
      </w:pPr>
      <w:r w:rsidRPr="00E8360B">
        <w:t>8.</w:t>
      </w:r>
      <w:r w:rsidRPr="00E8360B">
        <w:tab/>
        <w:t>Shimoda M, Yamana K, Yano R, Saitou M, Fujiwara K, Furuuchi K, et al. Analysis of risk factors for the development of a post-bronchoscopy respiratory infection in lung cancer patients. J Infect Chemother. 2021;27(2):237-42. Epub 2020/10/17. doi: 10.1016/j.jiac.2020.09.029. PubMed PMID: 33060045.</w:t>
      </w:r>
    </w:p>
    <w:p w14:paraId="669D3859" w14:textId="77777777" w:rsidR="00E8360B" w:rsidRPr="00E8360B" w:rsidRDefault="00E8360B" w:rsidP="00E8360B">
      <w:pPr>
        <w:pStyle w:val="EndNoteBibliography"/>
      </w:pPr>
      <w:r w:rsidRPr="00E8360B">
        <w:t>9.</w:t>
      </w:r>
      <w:r w:rsidRPr="00E8360B">
        <w:tab/>
        <w:t>Shimoda M, Saraya T, Yonetani S, Araki K, Takizawa H. The significance of bacterial engulfment in Gram-stained sputum in patients with respiratory infections. Medicine (Baltimore). 2018;97(14):e0150. Epub 2018/04/06. doi: 10.1097/MD.0000000000010150. PubMed PMID: 29620628; PubMed Central PMCID: PMCPMC5902281.</w:t>
      </w:r>
    </w:p>
    <w:p w14:paraId="1E9E392F" w14:textId="77777777" w:rsidR="00E8360B" w:rsidRPr="00E8360B" w:rsidRDefault="00E8360B" w:rsidP="00E8360B">
      <w:pPr>
        <w:pStyle w:val="EndNoteBibliography"/>
      </w:pPr>
      <w:r w:rsidRPr="00E8360B">
        <w:t>10.</w:t>
      </w:r>
      <w:r w:rsidRPr="00E8360B">
        <w:tab/>
        <w:t>Shimoda M, Tanaka Y, Morimoto K, Yoshimori K, Ohta K. Video gamers demonstrate superior bronchoscopy skills among beginners. Sci Rep. 2024;14(1):2290. Epub 2024/01/28. doi: 10.1038/s41598-024-52730-z. PubMed PMID: 38280910; PubMed Central PMCID: PMCPMC10821937.</w:t>
      </w:r>
    </w:p>
    <w:p w14:paraId="549C0F49" w14:textId="77777777" w:rsidR="00E8360B" w:rsidRPr="00E8360B" w:rsidRDefault="00E8360B" w:rsidP="00E8360B">
      <w:pPr>
        <w:pStyle w:val="EndNoteBibliography"/>
      </w:pPr>
      <w:r w:rsidRPr="00E8360B">
        <w:t>11.</w:t>
      </w:r>
      <w:r w:rsidRPr="00E8360B">
        <w:tab/>
        <w:t>Shimoda M, Yoshiyama T, Okumura M, Tanaka Y, Morimoto K, Kokutou H, et al. Analysis of risk factors for pulmonary tuberculosis with persistent severe inflammation: An observational study. Medicine (Baltimore). 2022;101(19):e29297. Epub 2022/05/19. doi: 10.1097/MD.0000000000029297. PubMed PMID: 35583541; PubMed Central PMCID: PMCPMC9276154.</w:t>
      </w:r>
    </w:p>
    <w:p w14:paraId="588FF794" w14:textId="77777777" w:rsidR="00E8360B" w:rsidRPr="00E8360B" w:rsidRDefault="00E8360B" w:rsidP="00E8360B">
      <w:pPr>
        <w:pStyle w:val="EndNoteBibliography"/>
      </w:pPr>
      <w:r w:rsidRPr="00E8360B">
        <w:t>12.</w:t>
      </w:r>
      <w:r w:rsidRPr="00E8360B">
        <w:tab/>
        <w:t>Shimoda M, Yoshiyama T, Okumura M, Tanaka Y, Morimoto K, Yano R, et al. Usefulness of gastric aspirate for the diagnosis of smear-negative pulmonary tuberculosis. J Infect Chemother. 2022. Epub 2022/04/23. doi: 10.1016/j.jiac.2022.04.013. PubMed PMID: 35450783.</w:t>
      </w:r>
    </w:p>
    <w:p w14:paraId="466B3E4A" w14:textId="77777777" w:rsidR="00E8360B" w:rsidRPr="00E8360B" w:rsidRDefault="00E8360B" w:rsidP="00E8360B">
      <w:pPr>
        <w:pStyle w:val="EndNoteBibliography"/>
      </w:pPr>
      <w:r w:rsidRPr="00E8360B">
        <w:t>13.</w:t>
      </w:r>
      <w:r w:rsidRPr="00E8360B">
        <w:tab/>
        <w:t>Shimoda M, Yoshiyama T, Tanaka Y, Morimoto K, Okumura M, Kodama T, et al. Characteristics of pleural effusion due to paradoxical response in patients with pulmonary tuberculosis. J Infect Chemother. 2023. Epub 2023/05/28. doi: 10.1016/j.jiac.2023.05.019. PubMed PMID: 37244351.</w:t>
      </w:r>
    </w:p>
    <w:p w14:paraId="530A6A3F" w14:textId="77777777" w:rsidR="00E8360B" w:rsidRPr="00E8360B" w:rsidRDefault="00E8360B" w:rsidP="00E8360B">
      <w:pPr>
        <w:pStyle w:val="EndNoteBibliography"/>
      </w:pPr>
      <w:r w:rsidRPr="00E8360B">
        <w:t>14.</w:t>
      </w:r>
      <w:r w:rsidRPr="00E8360B">
        <w:tab/>
        <w:t xml:space="preserve">Shimoda M, Tanaka Y, Morimoto K, Yoshimori K, Ohta K. Differences in Pleural Fluid Amylase Levels in Patients with Malignant Pleural Effusion Based on Cancer Type, Histologic Type, and Epidermal Growth Factor Receptor Mutations. Intern Med. 2023. Epub 2023/04/21. </w:t>
      </w:r>
      <w:r w:rsidRPr="00E8360B">
        <w:lastRenderedPageBreak/>
        <w:t>doi: 10.2169/internalmedicine.1804-23. PubMed PMID: 37081679.</w:t>
      </w:r>
    </w:p>
    <w:p w14:paraId="1C4985AA" w14:textId="77777777" w:rsidR="00E8360B" w:rsidRPr="00E8360B" w:rsidRDefault="00E8360B" w:rsidP="00E8360B">
      <w:pPr>
        <w:pStyle w:val="EndNoteBibliography"/>
      </w:pPr>
      <w:r w:rsidRPr="00E8360B">
        <w:t>15.</w:t>
      </w:r>
      <w:r w:rsidRPr="00E8360B">
        <w:tab/>
        <w:t>Shimoda M, Takao S, Sugajima Y, Tanaka Y, Morimoto K, Yoshida N, et al. The thickness of erector spinae muscles can be easily measured by computed tomography for the assessment of physical activity: An observational study. Medicine (Baltimore). 2022;101(38):e30704. doi: doi: 10.1097/MD.0000000000030704.</w:t>
      </w:r>
    </w:p>
    <w:p w14:paraId="587B2CAF" w14:textId="77777777" w:rsidR="00E8360B" w:rsidRPr="00E8360B" w:rsidRDefault="00E8360B" w:rsidP="00E8360B">
      <w:pPr>
        <w:pStyle w:val="EndNoteBibliography"/>
      </w:pPr>
      <w:r w:rsidRPr="00E8360B">
        <w:t>16.</w:t>
      </w:r>
      <w:r w:rsidRPr="00E8360B">
        <w:tab/>
        <w:t>Shimoda M, Morimoto K, Yoshiyama T, Tanaka Y, Furuuchi K, Fujiwara K, et al. Usefulness of gastric aspirates for diagnosing nontuberculous mycobacteriosis. Sci Rep. 2023;13(1):7858. Epub 2023/05/16. doi: 10.1038/s41598-023-34948-5. PubMed PMID: 37188839; PubMed Central PMCID: PMCPMC10185579.</w:t>
      </w:r>
    </w:p>
    <w:p w14:paraId="72C4A592" w14:textId="77777777" w:rsidR="00E8360B" w:rsidRPr="00E8360B" w:rsidRDefault="00E8360B" w:rsidP="00E8360B">
      <w:pPr>
        <w:pStyle w:val="EndNoteBibliography"/>
      </w:pPr>
      <w:r w:rsidRPr="00E8360B">
        <w:t>17.</w:t>
      </w:r>
      <w:r w:rsidRPr="00E8360B">
        <w:tab/>
        <w:t>Shimoda M, Morimoto K, Tanaka Y, Ito M, Moue I, Yoshimori K, et al. Analysis of the utility of transbronchial lung biopsy culture under endobronchial ultrasonography with a guide-sheath. Sci Rep. 2023;13(1):16128. Epub 2023/09/27. doi: 10.1038/s41598-023-43078-x. PubMed PMID: 37752193; PubMed Central PMCID: PMCPMC10522693.</w:t>
      </w:r>
    </w:p>
    <w:p w14:paraId="576785B9" w14:textId="77777777" w:rsidR="00E8360B" w:rsidRPr="00E8360B" w:rsidRDefault="00E8360B" w:rsidP="00E8360B">
      <w:pPr>
        <w:pStyle w:val="EndNoteBibliography"/>
      </w:pPr>
      <w:r w:rsidRPr="00E8360B">
        <w:t>18.</w:t>
      </w:r>
      <w:r w:rsidRPr="00E8360B">
        <w:tab/>
        <w:t>Shimoda M, Tanaka Y, Morimoto K, Yoshiyama T, Yoshimori K, Ohta K. Diagnostic flowchart for tuberculous pleurisy, pleural infection, and malignant pleural effusion. Respir Investig. 2024;62(1):157-63. Epub 2023/12/24. doi: 10.1016/j.resinv.2023.11.005. PubMed PMID: 38141528.</w:t>
      </w:r>
    </w:p>
    <w:p w14:paraId="7DA58D7E" w14:textId="77777777" w:rsidR="00E8360B" w:rsidRPr="00E8360B" w:rsidRDefault="00E8360B" w:rsidP="00E8360B">
      <w:pPr>
        <w:pStyle w:val="EndNoteBibliography"/>
      </w:pPr>
      <w:r w:rsidRPr="00E8360B">
        <w:t>19.</w:t>
      </w:r>
      <w:r w:rsidRPr="00E8360B">
        <w:tab/>
        <w:t>Shimoda M, Tanaka Y, Fujiwara K, Furuuchi K, Osawa T, Morimoto K, et al. Waterproofing spray-associated pneumonitis review: Comparison with acute eosinophilic pneumonia and hypersensitivity pneumonitis. Medicine (Baltimore). 2021;100(10):e25054. Epub 2021/03/18. doi: 10.1097/MD.0000000000025054. PubMed PMID: 33725891; PubMed Central PMCID: PMCPMC7969297.</w:t>
      </w:r>
    </w:p>
    <w:p w14:paraId="62134C0B" w14:textId="77777777" w:rsidR="00E8360B" w:rsidRPr="00E8360B" w:rsidRDefault="00E8360B" w:rsidP="00E8360B">
      <w:pPr>
        <w:pStyle w:val="EndNoteBibliography"/>
      </w:pPr>
      <w:r w:rsidRPr="00E8360B">
        <w:t>20.</w:t>
      </w:r>
      <w:r w:rsidRPr="00E8360B">
        <w:tab/>
        <w:t>Shimoda M, Tanaka Y, Ohe T, Ishiguro T, Suzuki A, Kurahara Y, et al. Validation of a diagnostic flowchart for tuberculous pleurisy in pleural fluid with high levels of adenosine deaminase. Respir Investig. 2024;62(6):963-9. Epub 2024/08/27. doi: 10.1016/j.resinv.2024.08.010. PubMed PMID: 39186880.</w:t>
      </w:r>
    </w:p>
    <w:p w14:paraId="7A2E9B51" w14:textId="77777777" w:rsidR="00E8360B" w:rsidRPr="00E8360B" w:rsidRDefault="00E8360B" w:rsidP="00E8360B">
      <w:pPr>
        <w:pStyle w:val="EndNoteBibliography"/>
      </w:pPr>
      <w:r w:rsidRPr="00E8360B">
        <w:t>21.</w:t>
      </w:r>
      <w:r w:rsidRPr="00E8360B">
        <w:tab/>
        <w:t>Shimoda M, Tanaka Y, Morimoto K, Nomura S, Yoshimori K, Ohta K. Comparison of the thickness of the erector spinae muscles between aspiration pneumonia and bacterial pneumonia patients. Aging Clin Exp Res. 2023. Epub 2023/09/07. doi: 10.1007/s40520-023-02542-4. PubMed PMID: 37676430.</w:t>
      </w:r>
    </w:p>
    <w:p w14:paraId="00F0F803" w14:textId="77777777" w:rsidR="00E8360B" w:rsidRPr="00E8360B" w:rsidRDefault="00E8360B" w:rsidP="00E8360B">
      <w:pPr>
        <w:pStyle w:val="EndNoteBibliography"/>
      </w:pPr>
      <w:r w:rsidRPr="00E8360B">
        <w:t>22.</w:t>
      </w:r>
      <w:r w:rsidRPr="00E8360B">
        <w:tab/>
        <w:t>Shimoda M, Yoshiyama T, Tanaka Y, Morimoto K, Okumura M, Kodama T, et al. Relationship between the thickness of erector spinae muscles and mortality in patients with pulmonary tuberculosis. Respir Investig. 2023;61(4):511-9. Epub 2023/06/03. doi: 10.1016/j.resinv.2023.04.011. PubMed PMID: 37267852.</w:t>
      </w:r>
    </w:p>
    <w:p w14:paraId="3DCFF616" w14:textId="77777777" w:rsidR="00E8360B" w:rsidRPr="00E8360B" w:rsidRDefault="00E8360B" w:rsidP="00E8360B">
      <w:pPr>
        <w:pStyle w:val="EndNoteBibliography"/>
      </w:pPr>
      <w:r w:rsidRPr="00E8360B">
        <w:t>23.</w:t>
      </w:r>
      <w:r w:rsidRPr="00E8360B">
        <w:tab/>
        <w:t xml:space="preserve">Shimoda M, Morimoto K, Tanaka Y, Yoshimori K, Ohta K. Characteristics of "chunibyo" identified by a questionnaire. PLoS One. 2021;16(11):e0260375. Epub 2021/11/25. doi: </w:t>
      </w:r>
      <w:r w:rsidRPr="00E8360B">
        <w:lastRenderedPageBreak/>
        <w:t>10.1371/journal.pone.0260375. PubMed PMID: 34818343; PubMed Central PMCID: PMCPMC8612564.</w:t>
      </w:r>
    </w:p>
    <w:p w14:paraId="2CE58189" w14:textId="0D84E19D" w:rsidR="00407DDB" w:rsidRPr="00B81D07" w:rsidRDefault="001F10F2">
      <w:pPr>
        <w:rPr>
          <w:rFonts w:ascii="游明朝" w:eastAsia="游明朝" w:hAnsi="游明朝"/>
        </w:rPr>
      </w:pPr>
      <w:r>
        <w:rPr>
          <w:rFonts w:ascii="游明朝" w:eastAsia="游明朝" w:hAnsi="游明朝"/>
        </w:rPr>
        <w:fldChar w:fldCharType="end"/>
      </w:r>
    </w:p>
    <w:sectPr w:rsidR="00407DDB" w:rsidRPr="00B81D07">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Microsoft アカウント" w:date="2025-03-27T14:57:00Z" w:initials="Mア">
    <w:p w14:paraId="74726046" w14:textId="77777777" w:rsidR="00503D6B" w:rsidRDefault="00FF0BF4" w:rsidP="00503D6B">
      <w:pPr>
        <w:pStyle w:val="a8"/>
      </w:pPr>
      <w:r>
        <w:rPr>
          <w:rStyle w:val="a7"/>
        </w:rPr>
        <w:annotationRef/>
      </w:r>
      <w:r w:rsidR="00503D6B">
        <w:t>ハッシュタグ</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72604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726046" w16cid:durableId="7472604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654BA" w14:textId="77777777" w:rsidR="00217AE0" w:rsidRDefault="00217AE0" w:rsidP="00217AE0">
      <w:r>
        <w:separator/>
      </w:r>
    </w:p>
  </w:endnote>
  <w:endnote w:type="continuationSeparator" w:id="0">
    <w:p w14:paraId="526C81F8" w14:textId="77777777" w:rsidR="00217AE0" w:rsidRDefault="00217AE0" w:rsidP="00217A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B3844" w14:textId="77777777" w:rsidR="00217AE0" w:rsidRDefault="00217AE0" w:rsidP="00217AE0">
      <w:r>
        <w:separator/>
      </w:r>
    </w:p>
  </w:footnote>
  <w:footnote w:type="continuationSeparator" w:id="0">
    <w:p w14:paraId="34B9E658" w14:textId="77777777" w:rsidR="00217AE0" w:rsidRDefault="00217AE0" w:rsidP="00217AE0">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rosoft アカウント">
    <w15:presenceInfo w15:providerId="Windows Live" w15:userId="d4652e159661c7a6"/>
  </w15:person>
  <w15:person w15:author="83 00">
    <w15:presenceInfo w15:providerId="Windows Live" w15:userId="d71e552f445941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trackRevisions/>
  <w:defaultTabStop w:val="840"/>
  <w:displayHorizontalDrawingGridEvery w:val="0"/>
  <w:displayVerticalDrawingGridEvery w:val="2"/>
  <w:characterSpacingControl w:val="compressPunctuation"/>
  <w:hdrShapeDefaults>
    <o:shapedefaults v:ext="edit" spidmax="3276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Layout" w:val="&lt;ENLayout&gt;&lt;Style&gt;PLoS&lt;/Style&gt;&lt;LeftDelim&gt;{&lt;/LeftDelim&gt;&lt;RightDelim&gt;}&lt;/RightDelim&gt;&lt;FontName&gt;游明朝&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ep5wtfv09xztzeasdvxprabpr0fwses25wr&quot;&gt;My EndNote Library&lt;record-ids&gt;&lt;item&gt;21&lt;/item&gt;&lt;item&gt;43&lt;/item&gt;&lt;item&gt;243&lt;/item&gt;&lt;item&gt;285&lt;/item&gt;&lt;item&gt;338&lt;/item&gt;&lt;item&gt;352&lt;/item&gt;&lt;item&gt;378&lt;/item&gt;&lt;item&gt;449&lt;/item&gt;&lt;item&gt;466&lt;/item&gt;&lt;item&gt;521&lt;/item&gt;&lt;item&gt;578&lt;/item&gt;&lt;item&gt;600&lt;/item&gt;&lt;item&gt;710&lt;/item&gt;&lt;item&gt;760&lt;/item&gt;&lt;item&gt;762&lt;/item&gt;&lt;item&gt;784&lt;/item&gt;&lt;item&gt;1045&lt;/item&gt;&lt;item&gt;1113&lt;/item&gt;&lt;item&gt;1288&lt;/item&gt;&lt;item&gt;1299&lt;/item&gt;&lt;item&gt;1670&lt;/item&gt;&lt;item&gt;1725&lt;/item&gt;&lt;item&gt;1726&lt;/item&gt;&lt;/record-ids&gt;&lt;/item&gt;&lt;/Libraries&gt;"/>
  </w:docVars>
  <w:rsids>
    <w:rsidRoot w:val="00F051D8"/>
    <w:rsid w:val="00006603"/>
    <w:rsid w:val="00017032"/>
    <w:rsid w:val="000A4215"/>
    <w:rsid w:val="000E3A82"/>
    <w:rsid w:val="00146021"/>
    <w:rsid w:val="001516FA"/>
    <w:rsid w:val="001666E3"/>
    <w:rsid w:val="00183C8D"/>
    <w:rsid w:val="00183D4E"/>
    <w:rsid w:val="001867F2"/>
    <w:rsid w:val="00193B9C"/>
    <w:rsid w:val="001B2A96"/>
    <w:rsid w:val="001B5372"/>
    <w:rsid w:val="001E71B5"/>
    <w:rsid w:val="001F10F2"/>
    <w:rsid w:val="001F70A2"/>
    <w:rsid w:val="002136F3"/>
    <w:rsid w:val="00217AE0"/>
    <w:rsid w:val="00280D6C"/>
    <w:rsid w:val="00295559"/>
    <w:rsid w:val="002F06C1"/>
    <w:rsid w:val="002F50B2"/>
    <w:rsid w:val="003015A3"/>
    <w:rsid w:val="00303E07"/>
    <w:rsid w:val="003235A9"/>
    <w:rsid w:val="00357D8B"/>
    <w:rsid w:val="00363AE6"/>
    <w:rsid w:val="00380661"/>
    <w:rsid w:val="003A16D6"/>
    <w:rsid w:val="003E0A18"/>
    <w:rsid w:val="003F199A"/>
    <w:rsid w:val="00405330"/>
    <w:rsid w:val="00405D1B"/>
    <w:rsid w:val="00407DDB"/>
    <w:rsid w:val="00416DC0"/>
    <w:rsid w:val="00422B0D"/>
    <w:rsid w:val="00443086"/>
    <w:rsid w:val="00444943"/>
    <w:rsid w:val="004539C4"/>
    <w:rsid w:val="004A26FD"/>
    <w:rsid w:val="004D02AA"/>
    <w:rsid w:val="004E49D6"/>
    <w:rsid w:val="005031C2"/>
    <w:rsid w:val="00503D6B"/>
    <w:rsid w:val="0050445D"/>
    <w:rsid w:val="00526B55"/>
    <w:rsid w:val="0054270D"/>
    <w:rsid w:val="0054407F"/>
    <w:rsid w:val="005A7D9F"/>
    <w:rsid w:val="005C12A7"/>
    <w:rsid w:val="005C37E9"/>
    <w:rsid w:val="005E17DE"/>
    <w:rsid w:val="005E5708"/>
    <w:rsid w:val="005F3DE5"/>
    <w:rsid w:val="0062149F"/>
    <w:rsid w:val="00624D64"/>
    <w:rsid w:val="00625DC4"/>
    <w:rsid w:val="00633C5C"/>
    <w:rsid w:val="00650AC2"/>
    <w:rsid w:val="006827FB"/>
    <w:rsid w:val="0068700B"/>
    <w:rsid w:val="00695274"/>
    <w:rsid w:val="006A30DC"/>
    <w:rsid w:val="006E3D97"/>
    <w:rsid w:val="00714E76"/>
    <w:rsid w:val="00715241"/>
    <w:rsid w:val="00732D1D"/>
    <w:rsid w:val="00752753"/>
    <w:rsid w:val="00777AC4"/>
    <w:rsid w:val="007916FB"/>
    <w:rsid w:val="007A27B4"/>
    <w:rsid w:val="007C7C43"/>
    <w:rsid w:val="007D68F9"/>
    <w:rsid w:val="008167C1"/>
    <w:rsid w:val="00823F87"/>
    <w:rsid w:val="00844B39"/>
    <w:rsid w:val="00861121"/>
    <w:rsid w:val="00894891"/>
    <w:rsid w:val="008B2F24"/>
    <w:rsid w:val="0092532E"/>
    <w:rsid w:val="009C57FA"/>
    <w:rsid w:val="009D7964"/>
    <w:rsid w:val="009F3882"/>
    <w:rsid w:val="00A3263F"/>
    <w:rsid w:val="00A760ED"/>
    <w:rsid w:val="00A81ED6"/>
    <w:rsid w:val="00A824A2"/>
    <w:rsid w:val="00AC1C2A"/>
    <w:rsid w:val="00AC4A12"/>
    <w:rsid w:val="00AE4447"/>
    <w:rsid w:val="00B24C67"/>
    <w:rsid w:val="00B3764C"/>
    <w:rsid w:val="00B40065"/>
    <w:rsid w:val="00B43B87"/>
    <w:rsid w:val="00B5604A"/>
    <w:rsid w:val="00B7230A"/>
    <w:rsid w:val="00B81776"/>
    <w:rsid w:val="00B81D07"/>
    <w:rsid w:val="00BB0FFE"/>
    <w:rsid w:val="00C500F0"/>
    <w:rsid w:val="00C5543F"/>
    <w:rsid w:val="00CA3876"/>
    <w:rsid w:val="00CF0343"/>
    <w:rsid w:val="00D11023"/>
    <w:rsid w:val="00D21285"/>
    <w:rsid w:val="00D21559"/>
    <w:rsid w:val="00D3244D"/>
    <w:rsid w:val="00D44D73"/>
    <w:rsid w:val="00D73860"/>
    <w:rsid w:val="00D821FF"/>
    <w:rsid w:val="00D91673"/>
    <w:rsid w:val="00D950E0"/>
    <w:rsid w:val="00DB2277"/>
    <w:rsid w:val="00DC42E7"/>
    <w:rsid w:val="00E436B9"/>
    <w:rsid w:val="00E53E7F"/>
    <w:rsid w:val="00E560B8"/>
    <w:rsid w:val="00E5675C"/>
    <w:rsid w:val="00E56C73"/>
    <w:rsid w:val="00E6019D"/>
    <w:rsid w:val="00E65690"/>
    <w:rsid w:val="00E8360B"/>
    <w:rsid w:val="00EA6EE8"/>
    <w:rsid w:val="00EB4562"/>
    <w:rsid w:val="00EE5D95"/>
    <w:rsid w:val="00F051D8"/>
    <w:rsid w:val="00F069F6"/>
    <w:rsid w:val="00F11AD5"/>
    <w:rsid w:val="00F343C1"/>
    <w:rsid w:val="00F507A6"/>
    <w:rsid w:val="00F529B1"/>
    <w:rsid w:val="00F71301"/>
    <w:rsid w:val="00F72EAF"/>
    <w:rsid w:val="00F838D2"/>
    <w:rsid w:val="00F83EE9"/>
    <w:rsid w:val="00F91B11"/>
    <w:rsid w:val="00FF0B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32769">
      <v:textbox inset="5.85pt,.7pt,5.85pt,.7pt"/>
    </o:shapedefaults>
    <o:shapelayout v:ext="edit">
      <o:idmap v:ext="edit" data="1"/>
    </o:shapelayout>
  </w:shapeDefaults>
  <w:decimalSymbol w:val="."/>
  <w:listSeparator w:val=","/>
  <w14:docId w14:val="10244D0A"/>
  <w15:chartTrackingRefBased/>
  <w15:docId w15:val="{006F969C-F7A0-4429-816A-513C7E1FD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051D8"/>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17AE0"/>
    <w:pPr>
      <w:tabs>
        <w:tab w:val="center" w:pos="4252"/>
        <w:tab w:val="right" w:pos="8504"/>
      </w:tabs>
      <w:snapToGrid w:val="0"/>
    </w:pPr>
  </w:style>
  <w:style w:type="character" w:customStyle="1" w:styleId="a4">
    <w:name w:val="ヘッダー (文字)"/>
    <w:basedOn w:val="a0"/>
    <w:link w:val="a3"/>
    <w:uiPriority w:val="99"/>
    <w:rsid w:val="00217AE0"/>
  </w:style>
  <w:style w:type="paragraph" w:styleId="a5">
    <w:name w:val="footer"/>
    <w:basedOn w:val="a"/>
    <w:link w:val="a6"/>
    <w:uiPriority w:val="99"/>
    <w:unhideWhenUsed/>
    <w:rsid w:val="00217AE0"/>
    <w:pPr>
      <w:tabs>
        <w:tab w:val="center" w:pos="4252"/>
        <w:tab w:val="right" w:pos="8504"/>
      </w:tabs>
      <w:snapToGrid w:val="0"/>
    </w:pPr>
  </w:style>
  <w:style w:type="character" w:customStyle="1" w:styleId="a6">
    <w:name w:val="フッター (文字)"/>
    <w:basedOn w:val="a0"/>
    <w:link w:val="a5"/>
    <w:uiPriority w:val="99"/>
    <w:rsid w:val="00217AE0"/>
  </w:style>
  <w:style w:type="character" w:styleId="a7">
    <w:name w:val="annotation reference"/>
    <w:basedOn w:val="a0"/>
    <w:uiPriority w:val="99"/>
    <w:semiHidden/>
    <w:unhideWhenUsed/>
    <w:rsid w:val="00FF0BF4"/>
    <w:rPr>
      <w:sz w:val="18"/>
      <w:szCs w:val="18"/>
    </w:rPr>
  </w:style>
  <w:style w:type="paragraph" w:styleId="a8">
    <w:name w:val="annotation text"/>
    <w:basedOn w:val="a"/>
    <w:link w:val="a9"/>
    <w:uiPriority w:val="99"/>
    <w:unhideWhenUsed/>
    <w:rsid w:val="00FF0BF4"/>
    <w:pPr>
      <w:jc w:val="left"/>
    </w:pPr>
  </w:style>
  <w:style w:type="character" w:customStyle="1" w:styleId="a9">
    <w:name w:val="コメント文字列 (文字)"/>
    <w:basedOn w:val="a0"/>
    <w:link w:val="a8"/>
    <w:uiPriority w:val="99"/>
    <w:rsid w:val="00FF0BF4"/>
  </w:style>
  <w:style w:type="paragraph" w:styleId="aa">
    <w:name w:val="Balloon Text"/>
    <w:basedOn w:val="a"/>
    <w:link w:val="ab"/>
    <w:uiPriority w:val="99"/>
    <w:semiHidden/>
    <w:unhideWhenUsed/>
    <w:rsid w:val="00FF0BF4"/>
    <w:rPr>
      <w:rFonts w:asciiTheme="majorHAnsi" w:eastAsiaTheme="majorEastAsia" w:hAnsiTheme="majorHAnsi" w:cstheme="majorBidi"/>
      <w:sz w:val="18"/>
      <w:szCs w:val="18"/>
    </w:rPr>
  </w:style>
  <w:style w:type="character" w:customStyle="1" w:styleId="ab">
    <w:name w:val="吹き出し (文字)"/>
    <w:basedOn w:val="a0"/>
    <w:link w:val="aa"/>
    <w:uiPriority w:val="99"/>
    <w:semiHidden/>
    <w:rsid w:val="00FF0BF4"/>
    <w:rPr>
      <w:rFonts w:asciiTheme="majorHAnsi" w:eastAsiaTheme="majorEastAsia" w:hAnsiTheme="majorHAnsi" w:cstheme="majorBidi"/>
      <w:sz w:val="18"/>
      <w:szCs w:val="18"/>
    </w:rPr>
  </w:style>
  <w:style w:type="paragraph" w:styleId="ac">
    <w:name w:val="annotation subject"/>
    <w:basedOn w:val="a8"/>
    <w:next w:val="a8"/>
    <w:link w:val="ad"/>
    <w:uiPriority w:val="99"/>
    <w:semiHidden/>
    <w:unhideWhenUsed/>
    <w:rsid w:val="00F83EE9"/>
    <w:rPr>
      <w:b/>
      <w:bCs/>
    </w:rPr>
  </w:style>
  <w:style w:type="character" w:customStyle="1" w:styleId="ad">
    <w:name w:val="コメント内容 (文字)"/>
    <w:basedOn w:val="a9"/>
    <w:link w:val="ac"/>
    <w:uiPriority w:val="99"/>
    <w:semiHidden/>
    <w:rsid w:val="00F83EE9"/>
    <w:rPr>
      <w:b/>
      <w:bCs/>
    </w:rPr>
  </w:style>
  <w:style w:type="paragraph" w:customStyle="1" w:styleId="EndNoteBibliographyTitle">
    <w:name w:val="EndNote Bibliography Title"/>
    <w:basedOn w:val="a"/>
    <w:link w:val="EndNoteBibliographyTitle0"/>
    <w:rsid w:val="001F10F2"/>
    <w:pPr>
      <w:jc w:val="center"/>
    </w:pPr>
    <w:rPr>
      <w:rFonts w:ascii="游明朝" w:eastAsia="游明朝" w:hAnsi="游明朝"/>
      <w:noProof/>
      <w:sz w:val="20"/>
    </w:rPr>
  </w:style>
  <w:style w:type="character" w:customStyle="1" w:styleId="EndNoteBibliographyTitle0">
    <w:name w:val="EndNote Bibliography Title (文字)"/>
    <w:basedOn w:val="a0"/>
    <w:link w:val="EndNoteBibliographyTitle"/>
    <w:rsid w:val="001F10F2"/>
    <w:rPr>
      <w:rFonts w:ascii="游明朝" w:eastAsia="游明朝" w:hAnsi="游明朝"/>
      <w:noProof/>
      <w:sz w:val="20"/>
    </w:rPr>
  </w:style>
  <w:style w:type="paragraph" w:customStyle="1" w:styleId="EndNoteBibliography">
    <w:name w:val="EndNote Bibliography"/>
    <w:basedOn w:val="a"/>
    <w:link w:val="EndNoteBibliography0"/>
    <w:rsid w:val="001F10F2"/>
    <w:rPr>
      <w:rFonts w:ascii="游明朝" w:eastAsia="游明朝" w:hAnsi="游明朝"/>
      <w:noProof/>
      <w:sz w:val="20"/>
    </w:rPr>
  </w:style>
  <w:style w:type="character" w:customStyle="1" w:styleId="EndNoteBibliography0">
    <w:name w:val="EndNote Bibliography (文字)"/>
    <w:basedOn w:val="a0"/>
    <w:link w:val="EndNoteBibliography"/>
    <w:rsid w:val="001F10F2"/>
    <w:rPr>
      <w:rFonts w:ascii="游明朝" w:eastAsia="游明朝" w:hAnsi="游明朝"/>
      <w:noProof/>
      <w:sz w:val="20"/>
    </w:rPr>
  </w:style>
  <w:style w:type="paragraph" w:styleId="ae">
    <w:name w:val="Revision"/>
    <w:hidden/>
    <w:uiPriority w:val="99"/>
    <w:semiHidden/>
    <w:rsid w:val="00503D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theme" Target="theme/theme1.xml"/><Relationship Id="rId5" Type="http://schemas.openxmlformats.org/officeDocument/2006/relationships/endnotes" Target="endnotes.xml"/><Relationship Id="rId10" Type="http://schemas.microsoft.com/office/2011/relationships/people" Target="people.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1233</TotalTime>
  <Pages>9</Pages>
  <Words>4863</Words>
  <Characters>27721</Characters>
  <Application>Microsoft Office Word</Application>
  <DocSecurity>0</DocSecurity>
  <Lines>231</Lines>
  <Paragraphs>65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真史 下田</dc:creator>
  <cp:keywords/>
  <dc:description/>
  <cp:lastModifiedBy>83 00</cp:lastModifiedBy>
  <cp:revision>98</cp:revision>
  <dcterms:created xsi:type="dcterms:W3CDTF">2025-01-04T01:52:00Z</dcterms:created>
  <dcterms:modified xsi:type="dcterms:W3CDTF">2025-05-20T13:53:00Z</dcterms:modified>
</cp:coreProperties>
</file>