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18ABB9" w14:textId="42053E27" w:rsidR="00A97FCA" w:rsidRPr="00DD3FD7" w:rsidRDefault="00A97FCA" w:rsidP="00A97FCA">
      <w:pPr>
        <w:rPr>
          <w:rFonts w:ascii="游明朝" w:eastAsia="游明朝" w:hAnsi="游明朝"/>
        </w:rPr>
      </w:pPr>
      <w:r w:rsidRPr="00DD3FD7">
        <w:rPr>
          <w:rFonts w:ascii="游明朝" w:eastAsia="游明朝" w:hAnsi="游明朝" w:hint="eastAsia"/>
        </w:rPr>
        <w:t>第一章・</w:t>
      </w:r>
      <w:r w:rsidR="00DD3FD7" w:rsidRPr="00DD3FD7">
        <w:rPr>
          <w:rFonts w:ascii="游明朝" w:eastAsia="游明朝" w:hAnsi="游明朝" w:hint="eastAsia"/>
        </w:rPr>
        <w:t>論文を書くべき人たちへ</w:t>
      </w:r>
    </w:p>
    <w:p w14:paraId="79A0083A" w14:textId="67918D15" w:rsidR="00A97FCA" w:rsidRDefault="001858F6" w:rsidP="00A97FCA">
      <w:pPr>
        <w:rPr>
          <w:rFonts w:ascii="游明朝" w:eastAsia="游明朝" w:hAnsi="游明朝"/>
        </w:rPr>
      </w:pPr>
      <w:r w:rsidRPr="001858F6">
        <w:rPr>
          <w:rFonts w:ascii="游明朝" w:eastAsia="游明朝" w:hAnsi="游明朝" w:hint="eastAsia"/>
        </w:rPr>
        <w:t>4. ここだけ押さえて医療統計</w:t>
      </w:r>
    </w:p>
    <w:p w14:paraId="55DE5B4F" w14:textId="77777777" w:rsidR="001858F6" w:rsidRDefault="001858F6" w:rsidP="00A97FCA">
      <w:pPr>
        <w:rPr>
          <w:rFonts w:ascii="游明朝" w:eastAsia="游明朝" w:hAnsi="游明朝"/>
        </w:rPr>
      </w:pPr>
    </w:p>
    <w:p w14:paraId="75750714" w14:textId="77777777" w:rsidR="000324A2" w:rsidRPr="006A79C8" w:rsidRDefault="000324A2" w:rsidP="000324A2">
      <w:pPr>
        <w:rPr>
          <w:rFonts w:ascii="游明朝" w:eastAsia="游明朝" w:hAnsi="游明朝"/>
        </w:rPr>
      </w:pPr>
      <w:r w:rsidRPr="006A79C8">
        <w:rPr>
          <w:rFonts w:ascii="游明朝" w:eastAsia="游明朝" w:hAnsi="游明朝" w:hint="eastAsia"/>
        </w:rPr>
        <w:t>書けるようになりたい派</w:t>
      </w:r>
      <w:commentRangeStart w:id="0"/>
      <w:commentRangeEnd w:id="0"/>
      <w:r w:rsidRPr="006A79C8">
        <w:rPr>
          <w:rStyle w:val="af0"/>
          <w:rFonts w:ascii="游明朝" w:eastAsia="游明朝" w:hAnsi="游明朝"/>
        </w:rPr>
        <w:commentReference w:id="0"/>
      </w:r>
    </w:p>
    <w:p w14:paraId="7BC7A59E" w14:textId="77777777" w:rsidR="00A97FCA" w:rsidRPr="00017316" w:rsidRDefault="00A97FCA" w:rsidP="00A97FCA">
      <w:pPr>
        <w:rPr>
          <w:rFonts w:ascii="游明朝" w:eastAsia="游明朝" w:hAnsi="游明朝"/>
        </w:rPr>
      </w:pPr>
    </w:p>
    <w:p w14:paraId="03A03F5C" w14:textId="77777777" w:rsidR="00A97FCA" w:rsidRPr="00017316" w:rsidRDefault="00A97FCA" w:rsidP="00A97FCA">
      <w:pPr>
        <w:rPr>
          <w:rFonts w:ascii="游明朝" w:eastAsia="游明朝" w:hAnsi="游明朝"/>
          <w:b/>
        </w:rPr>
      </w:pPr>
      <w:r w:rsidRPr="00017316">
        <w:rPr>
          <w:rFonts w:ascii="游明朝" w:eastAsia="游明朝" w:hAnsi="游明朝"/>
          <w:b/>
        </w:rPr>
        <w:t>イントロダクション</w:t>
      </w:r>
    </w:p>
    <w:p w14:paraId="5A1CDA3C" w14:textId="7E357487" w:rsidR="000324A2" w:rsidRPr="000324A2" w:rsidRDefault="00A34DD9" w:rsidP="000324A2">
      <w:pPr>
        <w:rPr>
          <w:rFonts w:ascii="游明朝" w:eastAsia="游明朝" w:hAnsi="游明朝"/>
          <w:bCs/>
        </w:rPr>
      </w:pPr>
      <w:r w:rsidRPr="000324A2">
        <w:rPr>
          <w:rFonts w:ascii="游明朝" w:eastAsia="游明朝" w:hAnsi="游明朝" w:hint="eastAsia"/>
        </w:rPr>
        <w:t>Dr.イッチ</w:t>
      </w:r>
      <w:r>
        <w:rPr>
          <w:rFonts w:ascii="游明朝" w:eastAsia="游明朝" w:hAnsi="游明朝" w:hint="eastAsia"/>
        </w:rPr>
        <w:t>「</w:t>
      </w:r>
      <w:r w:rsidRPr="00C7088D">
        <w:rPr>
          <w:rFonts w:ascii="游明朝" w:eastAsia="游明朝" w:hAnsi="游明朝" w:hint="eastAsia"/>
        </w:rPr>
        <w:t>ハロー</w:t>
      </w:r>
      <w:r w:rsidRPr="00C7088D">
        <w:rPr>
          <w:rFonts w:ascii="游明朝" w:eastAsia="游明朝" w:hAnsi="游明朝"/>
        </w:rPr>
        <w:t>,</w:t>
      </w:r>
      <w:r>
        <w:rPr>
          <w:rFonts w:ascii="游明朝" w:eastAsia="游明朝" w:hAnsi="游明朝"/>
        </w:rPr>
        <w:t xml:space="preserve"> </w:t>
      </w:r>
      <w:r>
        <w:rPr>
          <w:rFonts w:ascii="游明朝" w:eastAsia="游明朝" w:hAnsi="游明朝" w:hint="eastAsia"/>
        </w:rPr>
        <w:t>てべ猫.</w:t>
      </w:r>
      <w:r>
        <w:rPr>
          <w:rFonts w:ascii="游明朝" w:eastAsia="游明朝" w:hAnsi="游明朝"/>
        </w:rPr>
        <w:t xml:space="preserve"> 統計</w:t>
      </w:r>
      <w:del w:id="1" w:author="Microsoft アカウント" w:date="2025-05-20T13:10:00Z">
        <w:r w:rsidDel="002125B4">
          <w:rPr>
            <w:rFonts w:ascii="游明朝" w:eastAsia="游明朝" w:hAnsi="游明朝"/>
          </w:rPr>
          <w:delText>とかいるの</w:delText>
        </w:r>
      </w:del>
      <w:ins w:id="2" w:author="Microsoft アカウント" w:date="2025-05-20T13:10:00Z">
        <w:r w:rsidR="002125B4">
          <w:rPr>
            <w:rFonts w:ascii="游明朝" w:eastAsia="游明朝" w:hAnsi="游明朝"/>
          </w:rPr>
          <w:t>って必要なの</w:t>
        </w:r>
      </w:ins>
      <w:r>
        <w:rPr>
          <w:rFonts w:ascii="游明朝" w:eastAsia="游明朝" w:hAnsi="游明朝"/>
        </w:rPr>
        <w:t>？俺, すごい苦手なんだけど</w:t>
      </w:r>
      <w:r>
        <w:rPr>
          <w:rFonts w:ascii="游明朝" w:eastAsia="游明朝" w:hAnsi="游明朝" w:hint="eastAsia"/>
        </w:rPr>
        <w:t>」</w:t>
      </w:r>
    </w:p>
    <w:p w14:paraId="090E45DE" w14:textId="039B181D" w:rsidR="00A34DD9" w:rsidRDefault="000324A2" w:rsidP="000324A2">
      <w:pPr>
        <w:rPr>
          <w:rFonts w:ascii="游明朝" w:eastAsia="游明朝" w:hAnsi="游明朝"/>
          <w:bCs/>
        </w:rPr>
      </w:pPr>
      <w:r w:rsidRPr="000324A2">
        <w:rPr>
          <w:rFonts w:ascii="游明朝" w:eastAsia="游明朝" w:hAnsi="游明朝" w:hint="eastAsia"/>
          <w:bCs/>
        </w:rPr>
        <w:t>てべ猫</w:t>
      </w:r>
      <w:r w:rsidR="00A34DD9">
        <w:rPr>
          <w:rFonts w:ascii="游明朝" w:eastAsia="游明朝" w:hAnsi="游明朝" w:hint="eastAsia"/>
          <w:bCs/>
        </w:rPr>
        <w:t>「</w:t>
      </w:r>
      <w:r w:rsidR="00A34DD9" w:rsidRPr="00C7088D">
        <w:rPr>
          <w:rFonts w:ascii="游明朝" w:eastAsia="游明朝" w:hAnsi="游明朝" w:hint="eastAsia"/>
        </w:rPr>
        <w:t>ハロー</w:t>
      </w:r>
      <w:r w:rsidR="00A34DD9" w:rsidRPr="00C7088D">
        <w:rPr>
          <w:rFonts w:ascii="游明朝" w:eastAsia="游明朝" w:hAnsi="游明朝"/>
        </w:rPr>
        <w:t>, Dr.</w:t>
      </w:r>
      <w:r w:rsidR="00A34DD9" w:rsidRPr="00C7088D">
        <w:rPr>
          <w:rFonts w:ascii="游明朝" w:eastAsia="游明朝" w:hAnsi="游明朝" w:hint="eastAsia"/>
        </w:rPr>
        <w:t>イッチ</w:t>
      </w:r>
      <w:r w:rsidR="00A34DD9" w:rsidRPr="00C7088D">
        <w:rPr>
          <w:rFonts w:ascii="游明朝" w:eastAsia="游明朝" w:hAnsi="游明朝"/>
        </w:rPr>
        <w:t>.</w:t>
      </w:r>
      <w:r w:rsidR="00A34DD9">
        <w:rPr>
          <w:rFonts w:ascii="游明朝" w:eastAsia="游明朝" w:hAnsi="游明朝"/>
        </w:rPr>
        <w:t xml:space="preserve"> 臨床研究するなら必須だよ</w:t>
      </w:r>
      <w:r w:rsidR="00A34DD9">
        <w:rPr>
          <w:rFonts w:ascii="游明朝" w:eastAsia="游明朝" w:hAnsi="游明朝" w:hint="eastAsia"/>
          <w:bCs/>
        </w:rPr>
        <w:t>」</w:t>
      </w:r>
    </w:p>
    <w:p w14:paraId="66835B76" w14:textId="4F6AB1F9" w:rsidR="00A34DD9" w:rsidRDefault="00A34DD9" w:rsidP="000324A2">
      <w:pPr>
        <w:rPr>
          <w:rFonts w:ascii="游明朝" w:eastAsia="游明朝" w:hAnsi="游明朝"/>
        </w:rPr>
      </w:pPr>
      <w:r w:rsidRPr="000324A2">
        <w:rPr>
          <w:rFonts w:ascii="游明朝" w:eastAsia="游明朝" w:hAnsi="游明朝" w:hint="eastAsia"/>
        </w:rPr>
        <w:t>Dr.イッチ</w:t>
      </w:r>
      <w:r>
        <w:rPr>
          <w:rFonts w:ascii="游明朝" w:eastAsia="游明朝" w:hAnsi="游明朝"/>
        </w:rPr>
        <w:t>「</w:t>
      </w:r>
      <w:r w:rsidR="00C77CF0">
        <w:rPr>
          <w:rFonts w:ascii="游明朝" w:eastAsia="游明朝" w:hAnsi="游明朝"/>
        </w:rPr>
        <w:t>そもそも統計ってなんなの？</w:t>
      </w:r>
      <w:r>
        <w:rPr>
          <w:rFonts w:ascii="游明朝" w:eastAsia="游明朝" w:hAnsi="游明朝"/>
        </w:rPr>
        <w:t>」</w:t>
      </w:r>
    </w:p>
    <w:p w14:paraId="4B3A7DBD" w14:textId="61FBEFD4" w:rsidR="00C77CF0" w:rsidRDefault="00C77CF0" w:rsidP="00C77CF0">
      <w:pPr>
        <w:ind w:left="210" w:hangingChars="100" w:hanging="210"/>
        <w:rPr>
          <w:rFonts w:ascii="游明朝" w:eastAsia="游明朝" w:hAnsi="游明朝"/>
        </w:rPr>
      </w:pPr>
      <w:r>
        <w:rPr>
          <w:rFonts w:ascii="游明朝" w:eastAsia="游明朝" w:hAnsi="游明朝" w:hint="eastAsia"/>
        </w:rPr>
        <w:t>てべ猫「</w:t>
      </w:r>
      <w:r w:rsidRPr="00017316">
        <w:rPr>
          <w:rFonts w:ascii="游明朝" w:eastAsia="游明朝" w:hAnsi="游明朝" w:hint="eastAsia"/>
        </w:rPr>
        <w:t>統計とは</w:t>
      </w:r>
      <w:r>
        <w:rPr>
          <w:rFonts w:ascii="游明朝" w:eastAsia="游明朝" w:hAnsi="游明朝" w:hint="eastAsia"/>
        </w:rPr>
        <w:t>集団の性質や傾向を明らかにすることをいいます. 2つないしはそれ以上の集団（疾患を有する群と無い群など）を比較し, それらが同一の集団なのか, 異なる集団なのかを解析することです.</w:t>
      </w:r>
      <w:r>
        <w:rPr>
          <w:rFonts w:ascii="游明朝" w:eastAsia="游明朝" w:hAnsi="游明朝"/>
        </w:rPr>
        <w:t xml:space="preserve"> 参考になりましたか？</w:t>
      </w:r>
      <w:r>
        <w:rPr>
          <w:rFonts w:ascii="游明朝" w:eastAsia="游明朝" w:hAnsi="游明朝" w:hint="eastAsia"/>
        </w:rPr>
        <w:t>」</w:t>
      </w:r>
    </w:p>
    <w:p w14:paraId="60ABD7ED" w14:textId="18109E66" w:rsidR="00C77CF0" w:rsidRPr="00C77CF0" w:rsidRDefault="00C77CF0" w:rsidP="000324A2">
      <w:pPr>
        <w:rPr>
          <w:rFonts w:ascii="游明朝" w:eastAsia="游明朝" w:hAnsi="游明朝"/>
        </w:rPr>
      </w:pPr>
      <w:r w:rsidRPr="000324A2">
        <w:rPr>
          <w:rFonts w:ascii="游明朝" w:eastAsia="游明朝" w:hAnsi="游明朝" w:hint="eastAsia"/>
        </w:rPr>
        <w:t>Dr.イッチ</w:t>
      </w:r>
      <w:r>
        <w:rPr>
          <w:rFonts w:ascii="游明朝" w:eastAsia="游明朝" w:hAnsi="游明朝" w:hint="eastAsia"/>
        </w:rPr>
        <w:t>「急にA</w:t>
      </w:r>
      <w:r>
        <w:rPr>
          <w:rFonts w:ascii="游明朝" w:eastAsia="游明朝" w:hAnsi="游明朝"/>
        </w:rPr>
        <w:t>Iっぽさ出してきたな</w:t>
      </w:r>
      <w:r>
        <w:rPr>
          <w:rFonts w:ascii="游明朝" w:eastAsia="游明朝" w:hAnsi="游明朝" w:hint="eastAsia"/>
        </w:rPr>
        <w:t>」</w:t>
      </w:r>
    </w:p>
    <w:p w14:paraId="3283EEA3" w14:textId="1CEBACD2" w:rsidR="000324A2" w:rsidRPr="000324A2" w:rsidRDefault="00A34DD9" w:rsidP="00A34DD9">
      <w:pPr>
        <w:ind w:left="210" w:hangingChars="100" w:hanging="210"/>
        <w:rPr>
          <w:rFonts w:ascii="游明朝" w:eastAsia="游明朝" w:hAnsi="游明朝"/>
        </w:rPr>
      </w:pPr>
      <w:r>
        <w:rPr>
          <w:rFonts w:ascii="游明朝" w:eastAsia="游明朝" w:hAnsi="游明朝" w:hint="eastAsia"/>
        </w:rPr>
        <w:t>てべ猫</w:t>
      </w:r>
      <w:r w:rsidR="000324A2" w:rsidRPr="000324A2">
        <w:rPr>
          <w:rFonts w:ascii="游明朝" w:eastAsia="游明朝" w:hAnsi="游明朝" w:hint="eastAsia"/>
        </w:rPr>
        <w:t>「</w:t>
      </w:r>
      <w:del w:id="3" w:author="Microsoft アカウント" w:date="2025-05-20T13:11:00Z">
        <w:r w:rsidR="000324A2" w:rsidRPr="000324A2" w:rsidDel="002125B4">
          <w:rPr>
            <w:rFonts w:ascii="游明朝" w:eastAsia="游明朝" w:hAnsi="游明朝" w:hint="eastAsia"/>
          </w:rPr>
          <w:delText xml:space="preserve">正直にいうと, </w:delText>
        </w:r>
      </w:del>
      <w:ins w:id="4" w:author="Microsoft アカウント" w:date="2025-05-20T13:11:00Z">
        <w:r w:rsidR="002125B4">
          <w:rPr>
            <w:rFonts w:ascii="游明朝" w:eastAsia="游明朝" w:hAnsi="游明朝" w:hint="eastAsia"/>
          </w:rPr>
          <w:t>たぶん</w:t>
        </w:r>
      </w:ins>
      <w:r>
        <w:rPr>
          <w:rFonts w:ascii="游明朝" w:eastAsia="游明朝" w:hAnsi="游明朝" w:hint="eastAsia"/>
        </w:rPr>
        <w:t>読んでいてもピンとこないと思うから</w:t>
      </w:r>
      <w:r>
        <w:rPr>
          <w:rFonts w:ascii="游明朝" w:eastAsia="游明朝" w:hAnsi="游明朝"/>
        </w:rPr>
        <w:t>,</w:t>
      </w:r>
      <w:del w:id="5" w:author="Microsoft アカウント" w:date="2025-05-20T13:11:00Z">
        <w:r w:rsidDel="002125B4">
          <w:rPr>
            <w:rFonts w:ascii="游明朝" w:eastAsia="游明朝" w:hAnsi="游明朝"/>
          </w:rPr>
          <w:delText xml:space="preserve"> </w:delText>
        </w:r>
      </w:del>
      <w:ins w:id="6" w:author="Microsoft アカウント" w:date="2025-05-20T13:11:00Z">
        <w:r w:rsidR="002125B4">
          <w:rPr>
            <w:rFonts w:ascii="游明朝" w:eastAsia="游明朝" w:hAnsi="游明朝"/>
          </w:rPr>
          <w:t xml:space="preserve"> </w:t>
        </w:r>
      </w:ins>
      <w:del w:id="7" w:author="Microsoft アカウント" w:date="2025-05-20T13:11:00Z">
        <w:r w:rsidR="00C77CF0" w:rsidDel="002125B4">
          <w:rPr>
            <w:rFonts w:ascii="游明朝" w:eastAsia="游明朝" w:hAnsi="游明朝"/>
          </w:rPr>
          <w:delText>こ</w:delText>
        </w:r>
        <w:r w:rsidDel="002125B4">
          <w:rPr>
            <w:rFonts w:ascii="游明朝" w:eastAsia="游明朝" w:hAnsi="游明朝" w:hint="eastAsia"/>
          </w:rPr>
          <w:delText>れを読みながら</w:delText>
        </w:r>
      </w:del>
      <w:r>
        <w:rPr>
          <w:rFonts w:ascii="游明朝" w:eastAsia="游明朝" w:hAnsi="游明朝" w:hint="eastAsia"/>
        </w:rPr>
        <w:t>実際にデータを解析してみ</w:t>
      </w:r>
      <w:ins w:id="8" w:author="Microsoft アカウント" w:date="2025-05-20T13:12:00Z">
        <w:r w:rsidR="002125B4">
          <w:rPr>
            <w:rFonts w:ascii="游明朝" w:eastAsia="游明朝" w:hAnsi="游明朝"/>
          </w:rPr>
          <w:t>てよ</w:t>
        </w:r>
      </w:ins>
      <w:del w:id="9" w:author="Microsoft アカウント" w:date="2025-05-20T13:12:00Z">
        <w:r w:rsidDel="002125B4">
          <w:rPr>
            <w:rFonts w:ascii="游明朝" w:eastAsia="游明朝" w:hAnsi="游明朝" w:hint="eastAsia"/>
          </w:rPr>
          <w:delText>て</w:delText>
        </w:r>
      </w:del>
      <w:del w:id="10" w:author="Microsoft アカウント" w:date="2025-05-20T13:11:00Z">
        <w:r w:rsidDel="002125B4">
          <w:rPr>
            <w:rFonts w:ascii="游明朝" w:eastAsia="游明朝" w:hAnsi="游明朝" w:hint="eastAsia"/>
          </w:rPr>
          <w:delText>よ</w:delText>
        </w:r>
      </w:del>
      <w:r>
        <w:rPr>
          <w:rFonts w:ascii="游明朝" w:eastAsia="游明朝" w:hAnsi="游明朝" w:hint="eastAsia"/>
        </w:rPr>
        <w:t>.</w:t>
      </w:r>
      <w:r>
        <w:rPr>
          <w:rFonts w:ascii="游明朝" w:eastAsia="游明朝" w:hAnsi="游明朝"/>
        </w:rPr>
        <w:t xml:space="preserve"> </w:t>
      </w:r>
      <w:del w:id="11" w:author="Microsoft アカウント" w:date="2025-05-20T13:13:00Z">
        <w:r w:rsidDel="002125B4">
          <w:rPr>
            <w:rFonts w:ascii="游明朝" w:eastAsia="游明朝" w:hAnsi="游明朝"/>
          </w:rPr>
          <w:delText>正直</w:delText>
        </w:r>
        <w:r w:rsidDel="002125B4">
          <w:rPr>
            <w:rFonts w:ascii="游明朝" w:eastAsia="游明朝" w:hAnsi="游明朝" w:hint="eastAsia"/>
          </w:rPr>
          <w:delText>,</w:delText>
        </w:r>
        <w:r w:rsidDel="002125B4">
          <w:rPr>
            <w:rFonts w:ascii="游明朝" w:eastAsia="游明朝" w:hAnsi="游明朝"/>
          </w:rPr>
          <w:delText xml:space="preserve"> </w:delText>
        </w:r>
      </w:del>
      <w:r>
        <w:rPr>
          <w:rFonts w:ascii="游明朝" w:eastAsia="游明朝" w:hAnsi="游明朝" w:hint="eastAsia"/>
        </w:rPr>
        <w:t>統計ソフトにデータ入れて有意差でたときに</w:t>
      </w:r>
      <w:ins w:id="12" w:author="Microsoft アカウント" w:date="2025-05-20T13:13:00Z">
        <w:r w:rsidR="002125B4">
          <w:rPr>
            <w:rFonts w:ascii="游明朝" w:eastAsia="游明朝" w:hAnsi="游明朝" w:hint="eastAsia"/>
          </w:rPr>
          <w:t>は</w:t>
        </w:r>
      </w:ins>
      <w:r>
        <w:rPr>
          <w:rFonts w:ascii="游明朝" w:eastAsia="游明朝" w:hAnsi="游明朝" w:hint="eastAsia"/>
        </w:rPr>
        <w:t>感動するよ</w:t>
      </w:r>
      <w:ins w:id="13" w:author="Microsoft アカウント" w:date="2025-05-20T13:13:00Z">
        <w:r w:rsidR="002125B4">
          <w:rPr>
            <w:rFonts w:ascii="游明朝" w:eastAsia="游明朝" w:hAnsi="游明朝" w:hint="eastAsia"/>
          </w:rPr>
          <w:t>！</w:t>
        </w:r>
      </w:ins>
      <w:r w:rsidR="000324A2" w:rsidRPr="000324A2">
        <w:rPr>
          <w:rFonts w:ascii="游明朝" w:eastAsia="游明朝" w:hAnsi="游明朝" w:hint="eastAsia"/>
        </w:rPr>
        <w:t>」</w:t>
      </w:r>
    </w:p>
    <w:p w14:paraId="47A8CBF6" w14:textId="51E2C607" w:rsidR="000324A2" w:rsidRDefault="00A34DD9" w:rsidP="00A97FCA">
      <w:pPr>
        <w:rPr>
          <w:rFonts w:ascii="游明朝" w:eastAsia="游明朝" w:hAnsi="游明朝"/>
        </w:rPr>
      </w:pPr>
      <w:r w:rsidRPr="000324A2">
        <w:rPr>
          <w:rFonts w:ascii="游明朝" w:eastAsia="游明朝" w:hAnsi="游明朝" w:hint="eastAsia"/>
        </w:rPr>
        <w:t>Dr.イッチ</w:t>
      </w:r>
      <w:r>
        <w:rPr>
          <w:rFonts w:ascii="游明朝" w:eastAsia="游明朝" w:hAnsi="游明朝"/>
        </w:rPr>
        <w:t>「おお</w:t>
      </w:r>
      <w:r>
        <w:rPr>
          <w:rFonts w:ascii="游明朝" w:eastAsia="游明朝" w:hAnsi="游明朝" w:hint="eastAsia"/>
        </w:rPr>
        <w:t>,</w:t>
      </w:r>
      <w:r>
        <w:rPr>
          <w:rFonts w:ascii="游明朝" w:eastAsia="游明朝" w:hAnsi="游明朝"/>
        </w:rPr>
        <w:t xml:space="preserve"> じゃあちょっとやってみるか」</w:t>
      </w:r>
    </w:p>
    <w:p w14:paraId="31A56E44" w14:textId="4078E229" w:rsidR="000324A2" w:rsidRDefault="00C77CF0" w:rsidP="00A97FCA">
      <w:pPr>
        <w:rPr>
          <w:rFonts w:ascii="游明朝" w:eastAsia="游明朝" w:hAnsi="游明朝"/>
        </w:rPr>
      </w:pPr>
      <w:r>
        <w:rPr>
          <w:rFonts w:ascii="游明朝" w:eastAsia="游明朝" w:hAnsi="游明朝" w:hint="eastAsia"/>
        </w:rPr>
        <w:t>てべ猫「</w:t>
      </w:r>
      <w:r w:rsidR="00640492">
        <w:rPr>
          <w:rFonts w:ascii="游明朝" w:eastAsia="游明朝" w:hAnsi="游明朝" w:hint="eastAsia"/>
        </w:rPr>
        <w:t>じゃあ1つ例を出すよ</w:t>
      </w:r>
      <w:r>
        <w:rPr>
          <w:rFonts w:ascii="游明朝" w:eastAsia="游明朝" w:hAnsi="游明朝" w:hint="eastAsia"/>
        </w:rPr>
        <w:t>」</w:t>
      </w:r>
    </w:p>
    <w:p w14:paraId="7B199985" w14:textId="77777777" w:rsidR="00C77CF0" w:rsidRDefault="00C77CF0" w:rsidP="00A97FCA">
      <w:pPr>
        <w:rPr>
          <w:rFonts w:ascii="游明朝" w:eastAsia="游明朝" w:hAnsi="游明朝"/>
        </w:rPr>
      </w:pPr>
    </w:p>
    <w:p w14:paraId="1120BD34" w14:textId="031AA406" w:rsidR="00357019" w:rsidRDefault="00890132" w:rsidP="00A97FCA">
      <w:pPr>
        <w:rPr>
          <w:rFonts w:ascii="游明朝" w:eastAsia="游明朝" w:hAnsi="游明朝"/>
        </w:rPr>
      </w:pPr>
      <w:commentRangeStart w:id="14"/>
      <w:r>
        <w:rPr>
          <w:rFonts w:ascii="游明朝" w:eastAsia="游明朝" w:hAnsi="游明朝" w:hint="eastAsia"/>
        </w:rPr>
        <w:t>「</w:t>
      </w:r>
      <w:r w:rsidRPr="00890132">
        <w:rPr>
          <w:rFonts w:ascii="游明朝" w:eastAsia="游明朝" w:hAnsi="游明朝"/>
        </w:rPr>
        <w:t>Spontaneous resolution of cryptogenic organizing pneumonia</w:t>
      </w:r>
      <w:r>
        <w:rPr>
          <w:rFonts w:ascii="游明朝" w:eastAsia="游明朝" w:hAnsi="游明朝" w:hint="eastAsia"/>
        </w:rPr>
        <w:t>:</w:t>
      </w:r>
      <w:r w:rsidRPr="00890132">
        <w:rPr>
          <w:rFonts w:ascii="游明朝" w:eastAsia="游明朝" w:hAnsi="游明朝"/>
        </w:rPr>
        <w:t xml:space="preserve"> Observational study</w:t>
      </w:r>
      <w:r w:rsidRPr="00890132">
        <w:t xml:space="preserve"> </w:t>
      </w:r>
      <w:r>
        <w:rPr>
          <w:rFonts w:ascii="游明朝" w:eastAsia="游明朝" w:hAnsi="游明朝"/>
        </w:rPr>
        <w:fldChar w:fldCharType="begin"/>
      </w:r>
      <w:r>
        <w:rPr>
          <w:rFonts w:ascii="游明朝" w:eastAsia="游明朝" w:hAnsi="游明朝"/>
        </w:rPr>
        <w:instrText xml:space="preserve"> ADDIN EN.CITE &lt;EndNote&gt;&lt;Cite&gt;&lt;Author&gt;Shimoda&lt;/Author&gt;&lt;Year&gt;2023&lt;/Year&gt;&lt;RecNum&gt;1685&lt;/RecNum&gt;&lt;DisplayText&gt;[1]&lt;/DisplayText&gt;&lt;record&gt;&lt;rec-number&gt;1685&lt;/rec-number&gt;&lt;foreign-keys&gt;&lt;key app="EN" db-id="5ep5wtfv09xztzeasdvxprabpr0fwses25wr" timestamp="1742735853"&gt;1685&lt;/key&gt;&lt;/foreign-keys&gt;&lt;ref-type name="Journal Article"&gt;17&lt;/ref-type&gt;&lt;contributors&gt;&lt;authors&gt;&lt;author&gt;Shimoda, M.&lt;/author&gt;&lt;author&gt;Tanaka, Y.&lt;/author&gt;&lt;author&gt;Morimoto, K.&lt;/author&gt;&lt;author&gt;Yoshimori, K.&lt;/author&gt;&lt;author&gt;Ohta, K.&lt;/author&gt;&lt;/authors&gt;&lt;/contributors&gt;&lt;auth-address&gt;Respiratory Disease Center, Fukujuji Hospital, Japan Anti-Tuberculosis Association (JATA), Kiyose city, Tokyo, Japan.&lt;/auth-address&gt;&lt;titles&gt;&lt;title&gt;Spontaneous resolution of cryptogenic organizing pneumonia: Observational study&lt;/title&gt;&lt;secondary-title&gt;Medicine (Baltimore)&lt;/secondary-title&gt;&lt;alt-title&gt;Medicine&lt;/alt-title&gt;&lt;/titles&gt;&lt;periodical&gt;&lt;full-title&gt;Medicine (Baltimore)&lt;/full-title&gt;&lt;/periodical&gt;&lt;pages&gt;e34277&lt;/pages&gt;&lt;volume&gt;102&lt;/volume&gt;&lt;number&gt;27&lt;/number&gt;&lt;edition&gt;2023/07/07&lt;/edition&gt;&lt;keywords&gt;&lt;keyword&gt;Adult&lt;/keyword&gt;&lt;keyword&gt;Humans&lt;/keyword&gt;&lt;keyword&gt;Lung&lt;/keyword&gt;&lt;keyword&gt;Retrospective Studies&lt;/keyword&gt;&lt;keyword&gt;*Organizing Pneumonia&lt;/keyword&gt;&lt;keyword&gt;*Cryptogenic Organizing Pneumonia/diagnosis/drug therapy&lt;/keyword&gt;&lt;keyword&gt;Steroids&lt;/keyword&gt;&lt;/keywords&gt;&lt;dates&gt;&lt;year&gt;2023&lt;/year&gt;&lt;pub-dates&gt;&lt;date&gt;Jul 7&lt;/date&gt;&lt;/pub-dates&gt;&lt;/dates&gt;&lt;isbn&gt;0025-7974 (Print)&amp;#xD;0025-7974&lt;/isbn&gt;&lt;accession-num&gt;37417600&lt;/accession-num&gt;&lt;urls&gt;&lt;/urls&gt;&lt;custom2&gt;PMC10328646&lt;/custom2&gt;&lt;electronic-resource-num&gt;10.1097/md.0000000000034277&lt;/electronic-resource-num&gt;&lt;remote-database-provider&gt;NLM&lt;/remote-database-provider&gt;&lt;language&gt;eng&lt;/language&gt;&lt;/record&gt;&lt;/Cite&gt;&lt;/EndNote&gt;</w:instrText>
      </w:r>
      <w:r>
        <w:rPr>
          <w:rFonts w:ascii="游明朝" w:eastAsia="游明朝" w:hAnsi="游明朝"/>
        </w:rPr>
        <w:fldChar w:fldCharType="separate"/>
      </w:r>
      <w:r>
        <w:rPr>
          <w:rFonts w:ascii="游明朝" w:eastAsia="游明朝" w:hAnsi="游明朝"/>
          <w:noProof/>
        </w:rPr>
        <w:t>[1]</w:t>
      </w:r>
      <w:r>
        <w:rPr>
          <w:rFonts w:ascii="游明朝" w:eastAsia="游明朝" w:hAnsi="游明朝"/>
        </w:rPr>
        <w:fldChar w:fldCharType="end"/>
      </w:r>
      <w:r>
        <w:rPr>
          <w:rFonts w:ascii="游明朝" w:eastAsia="游明朝" w:hAnsi="游明朝" w:hint="eastAsia"/>
        </w:rPr>
        <w:t>」</w:t>
      </w:r>
    </w:p>
    <w:p w14:paraId="60C4A0C1" w14:textId="43C151D2" w:rsidR="00640492" w:rsidRDefault="00890132" w:rsidP="00A97FCA">
      <w:pPr>
        <w:rPr>
          <w:rFonts w:ascii="游明朝" w:eastAsia="游明朝" w:hAnsi="游明朝"/>
        </w:rPr>
      </w:pPr>
      <w:r>
        <w:rPr>
          <w:rFonts w:ascii="游明朝" w:eastAsia="游明朝" w:hAnsi="游明朝" w:hint="eastAsia"/>
        </w:rPr>
        <w:t>内容：特発性器質化肺炎</w:t>
      </w:r>
      <w:r w:rsidR="000E4BCA">
        <w:rPr>
          <w:rFonts w:ascii="游明朝" w:eastAsia="游明朝" w:hAnsi="游明朝" w:hint="eastAsia"/>
        </w:rPr>
        <w:t>における</w:t>
      </w:r>
      <w:r>
        <w:rPr>
          <w:rFonts w:ascii="游明朝" w:eastAsia="游明朝" w:hAnsi="游明朝" w:hint="eastAsia"/>
        </w:rPr>
        <w:t>自然軽快例の特徴を検討</w:t>
      </w:r>
    </w:p>
    <w:p w14:paraId="43E99D84" w14:textId="06A65733" w:rsidR="00890132" w:rsidRDefault="00890132" w:rsidP="00A97FCA">
      <w:pPr>
        <w:rPr>
          <w:ins w:id="15" w:author="Microsoft アカウント" w:date="2025-05-20T13:14:00Z"/>
          <w:rFonts w:ascii="游明朝" w:eastAsia="游明朝" w:hAnsi="游明朝"/>
        </w:rPr>
      </w:pPr>
      <w:r>
        <w:rPr>
          <w:rFonts w:ascii="游明朝" w:eastAsia="游明朝" w:hAnsi="游明朝" w:hint="eastAsia"/>
        </w:rPr>
        <w:t xml:space="preserve">自然軽快群（16例）と治療介入群（24例）を比較したところ, 自然軽快群で有意にCRPが低かった（中央値 </w:t>
      </w:r>
      <w:r w:rsidRPr="00890132">
        <w:rPr>
          <w:rFonts w:ascii="游明朝" w:eastAsia="游明朝" w:hAnsi="游明朝"/>
        </w:rPr>
        <w:t>0.93 mg/dL</w:t>
      </w:r>
      <w:r>
        <w:rPr>
          <w:rFonts w:ascii="游明朝" w:eastAsia="游明朝" w:hAnsi="游明朝" w:hint="eastAsia"/>
        </w:rPr>
        <w:t xml:space="preserve"> vs. 10.42 mg/dL, </w:t>
      </w:r>
      <w:r w:rsidRPr="00890132">
        <w:rPr>
          <w:rFonts w:ascii="游明朝" w:eastAsia="游明朝" w:hAnsi="游明朝" w:hint="eastAsia"/>
          <w:i/>
          <w:iCs/>
        </w:rPr>
        <w:t>p</w:t>
      </w:r>
      <w:r>
        <w:rPr>
          <w:rFonts w:ascii="游明朝" w:eastAsia="游明朝" w:hAnsi="游明朝" w:hint="eastAsia"/>
        </w:rPr>
        <w:t>&lt;0.001）.</w:t>
      </w:r>
      <w:commentRangeEnd w:id="14"/>
      <w:r w:rsidR="00C933E7">
        <w:rPr>
          <w:rStyle w:val="af0"/>
        </w:rPr>
        <w:commentReference w:id="14"/>
      </w:r>
    </w:p>
    <w:p w14:paraId="27B43AC2" w14:textId="77777777" w:rsidR="006179AB" w:rsidRDefault="006179AB" w:rsidP="00A97FCA">
      <w:pPr>
        <w:rPr>
          <w:rFonts w:ascii="游明朝" w:eastAsia="游明朝" w:hAnsi="游明朝"/>
        </w:rPr>
      </w:pPr>
    </w:p>
    <w:p w14:paraId="450C42FA" w14:textId="0465C9B8" w:rsidR="00890132" w:rsidRDefault="00483E94" w:rsidP="00A97FCA">
      <w:pPr>
        <w:rPr>
          <w:rFonts w:ascii="游明朝" w:eastAsia="游明朝" w:hAnsi="游明朝"/>
        </w:rPr>
      </w:pPr>
      <w:r>
        <w:rPr>
          <w:rFonts w:ascii="游明朝" w:eastAsia="游明朝" w:hAnsi="游明朝" w:hint="eastAsia"/>
        </w:rPr>
        <w:t xml:space="preserve">　</w:t>
      </w:r>
      <w:ins w:id="16" w:author="Microsoft アカウント" w:date="2025-05-20T13:14:00Z">
        <w:r w:rsidR="006179AB">
          <w:rPr>
            <w:rFonts w:ascii="游明朝" w:eastAsia="游明朝" w:hAnsi="游明朝"/>
          </w:rPr>
          <w:t>以上</w:t>
        </w:r>
      </w:ins>
      <w:del w:id="17" w:author="Microsoft アカウント" w:date="2025-05-20T13:14:00Z">
        <w:r w:rsidR="00C933E7" w:rsidDel="006179AB">
          <w:rPr>
            <w:rFonts w:ascii="游明朝" w:eastAsia="游明朝" w:hAnsi="游明朝" w:hint="eastAsia"/>
          </w:rPr>
          <w:delText>こ</w:delText>
        </w:r>
      </w:del>
      <w:r w:rsidR="00C933E7">
        <w:rPr>
          <w:rFonts w:ascii="游明朝" w:eastAsia="游明朝" w:hAnsi="游明朝" w:hint="eastAsia"/>
        </w:rPr>
        <w:t>のデータ</w:t>
      </w:r>
      <w:del w:id="18" w:author="Microsoft アカウント" w:date="2025-05-20T13:14:00Z">
        <w:r w:rsidR="004C0A54" w:rsidDel="006179AB">
          <w:rPr>
            <w:rFonts w:ascii="游明朝" w:eastAsia="游明朝" w:hAnsi="游明朝" w:hint="eastAsia"/>
          </w:rPr>
          <w:delText>から</w:delText>
        </w:r>
      </w:del>
      <w:ins w:id="19" w:author="Microsoft アカウント" w:date="2025-05-20T13:14:00Z">
        <w:r w:rsidR="006179AB">
          <w:rPr>
            <w:rFonts w:ascii="游明朝" w:eastAsia="游明朝" w:hAnsi="游明朝" w:hint="eastAsia"/>
          </w:rPr>
          <w:t>からは</w:t>
        </w:r>
      </w:ins>
      <w:r>
        <w:rPr>
          <w:rFonts w:ascii="游明朝" w:eastAsia="游明朝" w:hAnsi="游明朝" w:hint="eastAsia"/>
        </w:rPr>
        <w:t>統計学的に有意</w:t>
      </w:r>
      <w:r w:rsidR="00565E86">
        <w:rPr>
          <w:rFonts w:ascii="游明朝" w:eastAsia="游明朝" w:hAnsi="游明朝" w:hint="eastAsia"/>
        </w:rPr>
        <w:t>な</w:t>
      </w:r>
      <w:r>
        <w:rPr>
          <w:rFonts w:ascii="游明朝" w:eastAsia="游明朝" w:hAnsi="游明朝" w:hint="eastAsia"/>
        </w:rPr>
        <w:t>差</w:t>
      </w:r>
      <w:r w:rsidR="00565E86">
        <w:rPr>
          <w:rFonts w:ascii="游明朝" w:eastAsia="游明朝" w:hAnsi="游明朝" w:hint="eastAsia"/>
        </w:rPr>
        <w:t>が</w:t>
      </w:r>
      <w:r w:rsidR="00C933E7">
        <w:rPr>
          <w:rFonts w:ascii="游明朝" w:eastAsia="游明朝" w:hAnsi="游明朝" w:hint="eastAsia"/>
        </w:rPr>
        <w:t>認められ</w:t>
      </w:r>
      <w:r w:rsidR="00565E86">
        <w:rPr>
          <w:rFonts w:ascii="游明朝" w:eastAsia="游明朝" w:hAnsi="游明朝" w:hint="eastAsia"/>
        </w:rPr>
        <w:t xml:space="preserve">, 自然軽快群と治療介入群はCRPにおいて異なる集団だといえます. つまり, CRPが低いと自然軽快が期待できるといえるのです. </w:t>
      </w:r>
      <w:r w:rsidR="00565E86">
        <w:rPr>
          <w:rFonts w:ascii="游明朝" w:eastAsia="游明朝" w:hAnsi="游明朝"/>
        </w:rPr>
        <w:t>“</w:t>
      </w:r>
      <w:r w:rsidR="00565E86" w:rsidRPr="00565E86">
        <w:rPr>
          <w:rFonts w:ascii="游明朝" w:eastAsia="游明朝" w:hAnsi="游明朝" w:hint="eastAsia"/>
          <w:i/>
          <w:iCs/>
        </w:rPr>
        <w:t>p</w:t>
      </w:r>
      <w:r w:rsidR="00565E86">
        <w:rPr>
          <w:rFonts w:ascii="游明朝" w:eastAsia="游明朝" w:hAnsi="游明朝"/>
        </w:rPr>
        <w:t>”</w:t>
      </w:r>
      <w:r w:rsidR="00565E86">
        <w:rPr>
          <w:rFonts w:ascii="游明朝" w:eastAsia="游明朝" w:hAnsi="游明朝" w:hint="eastAsia"/>
        </w:rPr>
        <w:t>のことをP値といい, この数値が有意差の判断となります（これについては問題</w:t>
      </w:r>
      <w:r w:rsidR="00EC64B1">
        <w:rPr>
          <w:rFonts w:ascii="游明朝" w:eastAsia="游明朝" w:hAnsi="游明朝" w:hint="eastAsia"/>
        </w:rPr>
        <w:t>も</w:t>
      </w:r>
      <w:r w:rsidR="00C933E7">
        <w:rPr>
          <w:rFonts w:ascii="游明朝" w:eastAsia="游明朝" w:hAnsi="游明朝" w:hint="eastAsia"/>
        </w:rPr>
        <w:t>あり,</w:t>
      </w:r>
      <w:r w:rsidR="00C933E7">
        <w:rPr>
          <w:rFonts w:ascii="游明朝" w:eastAsia="游明朝" w:hAnsi="游明朝"/>
        </w:rPr>
        <w:t xml:space="preserve"> </w:t>
      </w:r>
      <w:r w:rsidR="00565E86">
        <w:rPr>
          <w:rFonts w:ascii="游明朝" w:eastAsia="游明朝" w:hAnsi="游明朝" w:hint="eastAsia"/>
        </w:rPr>
        <w:t>後述します）.</w:t>
      </w:r>
    </w:p>
    <w:p w14:paraId="375996CD" w14:textId="3288FDB1" w:rsidR="00565E86" w:rsidRDefault="00565E86" w:rsidP="00A97FCA">
      <w:pPr>
        <w:rPr>
          <w:rFonts w:ascii="游明朝" w:eastAsia="游明朝" w:hAnsi="游明朝"/>
        </w:rPr>
      </w:pPr>
      <w:r>
        <w:rPr>
          <w:rFonts w:ascii="游明朝" w:eastAsia="游明朝" w:hAnsi="游明朝" w:hint="eastAsia"/>
        </w:rPr>
        <w:t xml:space="preserve">　</w:t>
      </w:r>
      <w:r w:rsidR="00695F3E">
        <w:rPr>
          <w:rFonts w:ascii="游明朝" w:eastAsia="游明朝" w:hAnsi="游明朝" w:hint="eastAsia"/>
        </w:rPr>
        <w:t>統計は奥が深すぎて, 詳し</w:t>
      </w:r>
      <w:r w:rsidR="00BD0E47">
        <w:rPr>
          <w:rFonts w:ascii="游明朝" w:eastAsia="游明朝" w:hAnsi="游明朝" w:hint="eastAsia"/>
        </w:rPr>
        <w:t>いこと</w:t>
      </w:r>
      <w:r w:rsidR="00695F3E">
        <w:rPr>
          <w:rFonts w:ascii="游明朝" w:eastAsia="游明朝" w:hAnsi="游明朝" w:hint="eastAsia"/>
        </w:rPr>
        <w:t>は専門書にお任せし</w:t>
      </w:r>
      <w:ins w:id="20" w:author="Microsoft アカウント" w:date="2025-05-20T13:15:00Z">
        <w:r w:rsidR="006179AB">
          <w:rPr>
            <w:rFonts w:ascii="游明朝" w:eastAsia="游明朝" w:hAnsi="游明朝" w:hint="eastAsia"/>
          </w:rPr>
          <w:t>ます.</w:t>
        </w:r>
      </w:ins>
      <w:del w:id="21" w:author="Microsoft アカウント" w:date="2025-05-20T13:15:00Z">
        <w:r w:rsidR="00695F3E" w:rsidDel="006179AB">
          <w:rPr>
            <w:rFonts w:ascii="游明朝" w:eastAsia="游明朝" w:hAnsi="游明朝" w:hint="eastAsia"/>
          </w:rPr>
          <w:delText>,</w:delText>
        </w:r>
      </w:del>
      <w:r w:rsidR="00695F3E">
        <w:rPr>
          <w:rFonts w:ascii="游明朝" w:eastAsia="游明朝" w:hAnsi="游明朝" w:hint="eastAsia"/>
        </w:rPr>
        <w:t xml:space="preserve"> </w:t>
      </w:r>
      <w:r>
        <w:rPr>
          <w:rFonts w:ascii="游明朝" w:eastAsia="游明朝" w:hAnsi="游明朝" w:hint="eastAsia"/>
        </w:rPr>
        <w:t>ここでは</w:t>
      </w:r>
      <w:r w:rsidR="00695F3E">
        <w:rPr>
          <w:rFonts w:ascii="游明朝" w:eastAsia="游明朝" w:hAnsi="游明朝" w:hint="eastAsia"/>
        </w:rPr>
        <w:t>臨床研究に必要最低限の知識と使い方を解説します.</w:t>
      </w:r>
      <w:r w:rsidR="0034371A">
        <w:rPr>
          <w:rFonts w:ascii="游明朝" w:eastAsia="游明朝" w:hAnsi="游明朝" w:hint="eastAsia"/>
        </w:rPr>
        <w:t xml:space="preserve"> </w:t>
      </w:r>
      <w:r w:rsidR="00E32B36">
        <w:rPr>
          <w:rFonts w:ascii="游明朝" w:eastAsia="游明朝" w:hAnsi="游明朝" w:hint="eastAsia"/>
        </w:rPr>
        <w:t>表1に</w:t>
      </w:r>
      <w:r w:rsidR="0034371A">
        <w:rPr>
          <w:rFonts w:ascii="游明朝" w:eastAsia="游明朝" w:hAnsi="游明朝" w:hint="eastAsia"/>
        </w:rPr>
        <w:t>代表的な統計解析手法をまとめます.</w:t>
      </w:r>
      <w:r w:rsidR="0075508E">
        <w:rPr>
          <w:rFonts w:ascii="游明朝" w:eastAsia="游明朝" w:hAnsi="游明朝" w:hint="eastAsia"/>
        </w:rPr>
        <w:t xml:space="preserve"> </w:t>
      </w:r>
    </w:p>
    <w:p w14:paraId="22EA4D55" w14:textId="77777777" w:rsidR="0034371A" w:rsidRDefault="0034371A" w:rsidP="00A97FCA">
      <w:pPr>
        <w:rPr>
          <w:rFonts w:ascii="游明朝" w:eastAsia="游明朝" w:hAnsi="游明朝"/>
        </w:rPr>
      </w:pPr>
    </w:p>
    <w:p w14:paraId="159EAD81" w14:textId="71CF897A" w:rsidR="0034371A" w:rsidRDefault="0034371A" w:rsidP="00A97FCA">
      <w:pPr>
        <w:rPr>
          <w:rFonts w:ascii="游明朝" w:eastAsia="游明朝" w:hAnsi="游明朝"/>
        </w:rPr>
      </w:pPr>
      <w:r>
        <w:rPr>
          <w:rFonts w:ascii="游明朝" w:eastAsia="游明朝" w:hAnsi="游明朝" w:hint="eastAsia"/>
        </w:rPr>
        <w:t xml:space="preserve">表1 </w:t>
      </w:r>
      <w:r w:rsidR="00F57806">
        <w:rPr>
          <w:rFonts w:ascii="游明朝" w:eastAsia="游明朝" w:hAnsi="游明朝" w:hint="eastAsia"/>
        </w:rPr>
        <w:t>臨床研究における</w:t>
      </w:r>
      <w:r>
        <w:rPr>
          <w:rFonts w:ascii="游明朝" w:eastAsia="游明朝" w:hAnsi="游明朝" w:hint="eastAsia"/>
        </w:rPr>
        <w:t>代表的な統計解析手法</w:t>
      </w:r>
    </w:p>
    <w:p w14:paraId="3E9430D9" w14:textId="5B394C9D" w:rsidR="0034371A" w:rsidRPr="0034371A" w:rsidRDefault="00F57806" w:rsidP="00A97FCA">
      <w:pPr>
        <w:rPr>
          <w:rFonts w:ascii="游明朝" w:eastAsia="游明朝" w:hAnsi="游明朝"/>
        </w:rPr>
      </w:pPr>
      <w:r>
        <w:rPr>
          <w:rFonts w:ascii="游明朝" w:eastAsia="游明朝" w:hAnsi="游明朝" w:hint="eastAsia"/>
          <w:noProof/>
        </w:rPr>
        <w:lastRenderedPageBreak/>
        <w:drawing>
          <wp:inline distT="0" distB="0" distL="0" distR="0" wp14:anchorId="3D6D51FE" wp14:editId="2D2E106F">
            <wp:extent cx="5391150" cy="2552700"/>
            <wp:effectExtent l="0" t="0" r="0" b="0"/>
            <wp:docPr id="131097210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1150" cy="2552700"/>
                    </a:xfrm>
                    <a:prstGeom prst="rect">
                      <a:avLst/>
                    </a:prstGeom>
                    <a:noFill/>
                    <a:ln>
                      <a:noFill/>
                    </a:ln>
                  </pic:spPr>
                </pic:pic>
              </a:graphicData>
            </a:graphic>
          </wp:inline>
        </w:drawing>
      </w:r>
    </w:p>
    <w:p w14:paraId="7BDC1554" w14:textId="013D6A28" w:rsidR="005E1D96" w:rsidRDefault="00F57806" w:rsidP="00A97FCA">
      <w:pPr>
        <w:rPr>
          <w:rFonts w:ascii="游明朝" w:eastAsia="游明朝" w:hAnsi="游明朝"/>
        </w:rPr>
      </w:pPr>
      <w:r>
        <w:rPr>
          <w:rFonts w:ascii="游明朝" w:eastAsia="游明朝" w:hAnsi="游明朝" w:hint="eastAsia"/>
        </w:rPr>
        <w:t>文献</w:t>
      </w:r>
      <w:r>
        <w:rPr>
          <w:rFonts w:ascii="游明朝" w:eastAsia="游明朝" w:hAnsi="游明朝"/>
        </w:rPr>
        <w:fldChar w:fldCharType="begin"/>
      </w:r>
      <w:r>
        <w:rPr>
          <w:rFonts w:ascii="游明朝" w:eastAsia="游明朝" w:hAnsi="游明朝"/>
        </w:rPr>
        <w:instrText xml:space="preserve"> ADDIN EN.CITE &lt;EndNote&gt;&lt;Cite&gt;&lt;Author&gt;大塚俊昭&lt;/Author&gt;&lt;Year&gt;2022&lt;/Year&gt;&lt;RecNum&gt;1686&lt;/RecNum&gt;&lt;DisplayText&gt;[2]&lt;/DisplayText&gt;&lt;record&gt;&lt;rec-number&gt;1686&lt;/rec-number&gt;&lt;foreign-keys&gt;&lt;key app="EN" db-id="5ep5wtfv09xztzeasdvxprabpr0fwses25wr" timestamp="1742737070"&gt;1686&lt;/key&gt;&lt;/foreign-keys&gt;&lt;ref-type name="Journal Article"&gt;17&lt;/ref-type&gt;&lt;contributors&gt;&lt;authors&gt;&lt;author&gt;&lt;style face="normal" font="default" charset="128" size="100%"&gt;大塚俊昭&lt;/style&gt;&lt;/author&gt;&lt;/authors&gt;&lt;/contributors&gt;&lt;titles&gt;&lt;title&gt;&lt;style face="normal" font="default" charset="128" size="100%"&gt;医学統計解析のいろは&lt;/style&gt;&lt;/title&gt;&lt;secondary-title&gt;&lt;style face="normal" font="default" charset="128" size="100%"&gt;日本医科大学医学会雑誌&lt;/style&gt;&lt;/secondary-title&gt;&lt;/titles&gt;&lt;periodical&gt;&lt;full-title&gt;日本医科大学医学会雑誌&lt;/full-title&gt;&lt;/periodical&gt;&lt;pages&gt;243-251&lt;/pages&gt;&lt;volume&gt;18&lt;/volume&gt;&lt;number&gt;3&lt;/number&gt;&lt;dates&gt;&lt;year&gt;2022&lt;/year&gt;&lt;/dates&gt;&lt;urls&gt;&lt;/urls&gt;&lt;/record&gt;&lt;/Cite&gt;&lt;/EndNote&gt;</w:instrText>
      </w:r>
      <w:r>
        <w:rPr>
          <w:rFonts w:ascii="游明朝" w:eastAsia="游明朝" w:hAnsi="游明朝"/>
        </w:rPr>
        <w:fldChar w:fldCharType="separate"/>
      </w:r>
      <w:r>
        <w:rPr>
          <w:rFonts w:ascii="游明朝" w:eastAsia="游明朝" w:hAnsi="游明朝"/>
          <w:noProof/>
        </w:rPr>
        <w:t>[2]</w:t>
      </w:r>
      <w:r>
        <w:rPr>
          <w:rFonts w:ascii="游明朝" w:eastAsia="游明朝" w:hAnsi="游明朝"/>
        </w:rPr>
        <w:fldChar w:fldCharType="end"/>
      </w:r>
      <w:r>
        <w:rPr>
          <w:rFonts w:ascii="游明朝" w:eastAsia="游明朝" w:hAnsi="游明朝" w:hint="eastAsia"/>
        </w:rPr>
        <w:t>より引用</w:t>
      </w:r>
    </w:p>
    <w:p w14:paraId="14FB0D52" w14:textId="77777777" w:rsidR="00775622" w:rsidRPr="00565E86" w:rsidRDefault="00775622" w:rsidP="00A97FCA">
      <w:pPr>
        <w:rPr>
          <w:rFonts w:ascii="游明朝" w:eastAsia="游明朝" w:hAnsi="游明朝"/>
        </w:rPr>
      </w:pPr>
    </w:p>
    <w:p w14:paraId="26083F63" w14:textId="6ABB49D4" w:rsidR="005E1D96" w:rsidRPr="005E1D96" w:rsidRDefault="005E1D96" w:rsidP="00A97FCA">
      <w:pPr>
        <w:rPr>
          <w:rFonts w:ascii="游明朝" w:eastAsia="游明朝" w:hAnsi="游明朝"/>
          <w:b/>
          <w:bCs/>
        </w:rPr>
      </w:pPr>
      <w:r w:rsidRPr="005E1D96">
        <w:rPr>
          <w:rFonts w:ascii="游明朝" w:eastAsia="游明朝" w:hAnsi="游明朝" w:hint="eastAsia"/>
          <w:b/>
          <w:bCs/>
        </w:rPr>
        <w:t>統計</w:t>
      </w:r>
      <w:ins w:id="22" w:author="Microsoft アカウント" w:date="2025-05-20T13:15:00Z">
        <w:r w:rsidR="006179AB">
          <w:rPr>
            <w:rFonts w:ascii="游明朝" w:eastAsia="游明朝" w:hAnsi="游明朝" w:hint="eastAsia"/>
            <w:b/>
            <w:bCs/>
          </w:rPr>
          <w:t>解析</w:t>
        </w:r>
      </w:ins>
      <w:r w:rsidRPr="005E1D96">
        <w:rPr>
          <w:rFonts w:ascii="游明朝" w:eastAsia="游明朝" w:hAnsi="游明朝" w:hint="eastAsia"/>
          <w:b/>
          <w:bCs/>
        </w:rPr>
        <w:t>ソフト</w:t>
      </w:r>
    </w:p>
    <w:p w14:paraId="74202ECA" w14:textId="383A1E06" w:rsidR="005E1D96" w:rsidRPr="00342830" w:rsidRDefault="0024027D" w:rsidP="00342830">
      <w:pPr>
        <w:rPr>
          <w:rFonts w:ascii="游明朝" w:eastAsia="游明朝" w:hAnsi="游明朝"/>
        </w:rPr>
      </w:pPr>
      <w:r>
        <w:rPr>
          <w:rFonts w:ascii="游明朝" w:eastAsia="游明朝" w:hAnsi="游明朝" w:hint="eastAsia"/>
        </w:rPr>
        <w:t xml:space="preserve">　多くの研究者のあいだで</w:t>
      </w:r>
      <w:r w:rsidR="00342830">
        <w:rPr>
          <w:rFonts w:ascii="游明朝" w:eastAsia="游明朝" w:hAnsi="游明朝" w:hint="eastAsia"/>
        </w:rPr>
        <w:t>SPSS</w:t>
      </w:r>
      <w:r>
        <w:rPr>
          <w:rFonts w:ascii="游明朝" w:eastAsia="游明朝" w:hAnsi="游明朝" w:hint="eastAsia"/>
        </w:rPr>
        <w:t>というソフト</w:t>
      </w:r>
      <w:ins w:id="23" w:author="Microsoft アカウント" w:date="2025-05-20T13:16:00Z">
        <w:r w:rsidR="006179AB">
          <w:rPr>
            <w:rFonts w:ascii="游明朝" w:eastAsia="游明朝" w:hAnsi="游明朝" w:hint="eastAsia"/>
          </w:rPr>
          <w:t>の使用</w:t>
        </w:r>
      </w:ins>
      <w:del w:id="24" w:author="Microsoft アカウント" w:date="2025-05-20T13:16:00Z">
        <w:r w:rsidDel="006179AB">
          <w:rPr>
            <w:rFonts w:ascii="游明朝" w:eastAsia="游明朝" w:hAnsi="游明朝" w:hint="eastAsia"/>
          </w:rPr>
          <w:delText>が</w:delText>
        </w:r>
      </w:del>
      <w:ins w:id="25" w:author="Microsoft アカウント" w:date="2025-05-20T13:16:00Z">
        <w:r w:rsidR="006179AB">
          <w:rPr>
            <w:rFonts w:ascii="游明朝" w:eastAsia="游明朝" w:hAnsi="游明朝" w:hint="eastAsia"/>
          </w:rPr>
          <w:t>が</w:t>
        </w:r>
      </w:ins>
      <w:r w:rsidR="00997079">
        <w:rPr>
          <w:rFonts w:ascii="游明朝" w:eastAsia="游明朝" w:hAnsi="游明朝" w:hint="eastAsia"/>
        </w:rPr>
        <w:t>主流で</w:t>
      </w:r>
      <w:r w:rsidR="00342830">
        <w:rPr>
          <w:rFonts w:ascii="游明朝" w:eastAsia="游明朝" w:hAnsi="游明朝" w:hint="eastAsia"/>
        </w:rPr>
        <w:t xml:space="preserve">す. </w:t>
      </w:r>
      <w:ins w:id="26" w:author="Microsoft アカウント" w:date="2025-05-20T13:16:00Z">
        <w:r w:rsidR="006179AB">
          <w:rPr>
            <w:rFonts w:ascii="游明朝" w:eastAsia="游明朝" w:hAnsi="游明朝" w:hint="eastAsia"/>
          </w:rPr>
          <w:t>D</w:t>
        </w:r>
        <w:r w:rsidR="006179AB">
          <w:rPr>
            <w:rFonts w:ascii="游明朝" w:eastAsia="游明朝" w:hAnsi="游明朝"/>
          </w:rPr>
          <w:t>r.しもだ</w:t>
        </w:r>
      </w:ins>
      <w:del w:id="27" w:author="Microsoft アカウント" w:date="2025-05-20T13:16:00Z">
        <w:r w:rsidR="00342830" w:rsidDel="006179AB">
          <w:rPr>
            <w:rFonts w:ascii="游明朝" w:eastAsia="游明朝" w:hAnsi="游明朝" w:hint="eastAsia"/>
          </w:rPr>
          <w:delText>筆者</w:delText>
        </w:r>
      </w:del>
      <w:r w:rsidR="00342830">
        <w:rPr>
          <w:rFonts w:ascii="游明朝" w:eastAsia="游明朝" w:hAnsi="游明朝" w:hint="eastAsia"/>
        </w:rPr>
        <w:t>も触ったことありますが, 感覚的に使用でき, 好感触でし</w:t>
      </w:r>
      <w:ins w:id="28" w:author="Microsoft アカウント" w:date="2025-05-20T13:45:00Z">
        <w:r w:rsidR="0064088B">
          <w:rPr>
            <w:rFonts w:ascii="游明朝" w:eastAsia="游明朝" w:hAnsi="游明朝" w:hint="eastAsia"/>
          </w:rPr>
          <w:t>た</w:t>
        </w:r>
      </w:ins>
      <w:del w:id="29" w:author="Microsoft アカウント" w:date="2025-05-20T13:16:00Z">
        <w:r w:rsidR="00342830" w:rsidDel="006179AB">
          <w:rPr>
            <w:rFonts w:ascii="游明朝" w:eastAsia="游明朝" w:hAnsi="游明朝" w:hint="eastAsia"/>
          </w:rPr>
          <w:delText>た. ただ</w:delText>
        </w:r>
      </w:del>
      <w:ins w:id="30" w:author="Microsoft アカウント" w:date="2025-05-20T13:16:00Z">
        <w:r w:rsidR="006179AB">
          <w:rPr>
            <w:rFonts w:ascii="游明朝" w:eastAsia="游明朝" w:hAnsi="游明朝" w:hint="eastAsia"/>
          </w:rPr>
          <w:t>が,</w:t>
        </w:r>
        <w:r w:rsidR="006179AB">
          <w:rPr>
            <w:rFonts w:ascii="游明朝" w:eastAsia="游明朝" w:hAnsi="游明朝"/>
          </w:rPr>
          <w:t xml:space="preserve"> </w:t>
        </w:r>
      </w:ins>
      <w:r w:rsidR="00342830">
        <w:rPr>
          <w:rFonts w:ascii="游明朝" w:eastAsia="游明朝" w:hAnsi="游明朝" w:hint="eastAsia"/>
        </w:rPr>
        <w:t>結構</w:t>
      </w:r>
      <w:r w:rsidR="00341370">
        <w:rPr>
          <w:rFonts w:ascii="游明朝" w:eastAsia="游明朝" w:hAnsi="游明朝" w:hint="eastAsia"/>
        </w:rPr>
        <w:t>値段が</w:t>
      </w:r>
      <w:r w:rsidR="00342830">
        <w:rPr>
          <w:rFonts w:ascii="游明朝" w:eastAsia="游明朝" w:hAnsi="游明朝" w:hint="eastAsia"/>
        </w:rPr>
        <w:t>高くて</w:t>
      </w:r>
      <w:del w:id="31" w:author="Microsoft アカウント" w:date="2025-05-20T13:16:00Z">
        <w:r w:rsidR="00342830" w:rsidDel="006179AB">
          <w:rPr>
            <w:rFonts w:ascii="游明朝" w:eastAsia="游明朝" w:hAnsi="游明朝" w:hint="eastAsia"/>
          </w:rPr>
          <w:delText>筆者は</w:delText>
        </w:r>
      </w:del>
      <w:r w:rsidR="00342830">
        <w:rPr>
          <w:rFonts w:ascii="游明朝" w:eastAsia="游明朝" w:hAnsi="游明朝" w:hint="eastAsia"/>
        </w:rPr>
        <w:t>手が出せませんでした. 研究費</w:t>
      </w:r>
      <w:r w:rsidR="00C4250F">
        <w:rPr>
          <w:rFonts w:ascii="游明朝" w:eastAsia="游明朝" w:hAnsi="游明朝" w:hint="eastAsia"/>
        </w:rPr>
        <w:t>で購入したり, 施設や診療科全体で購入していることもあると聞きます</w:t>
      </w:r>
      <w:r w:rsidR="00342830">
        <w:rPr>
          <w:rFonts w:ascii="游明朝" w:eastAsia="游明朝" w:hAnsi="游明朝" w:hint="eastAsia"/>
        </w:rPr>
        <w:t xml:space="preserve">. </w:t>
      </w:r>
      <w:ins w:id="32" w:author="Microsoft アカウント" w:date="2025-05-20T13:17:00Z">
        <w:r w:rsidR="006179AB">
          <w:rPr>
            <w:rFonts w:ascii="游明朝" w:eastAsia="游明朝" w:hAnsi="游明朝" w:hint="eastAsia"/>
          </w:rPr>
          <w:t>D</w:t>
        </w:r>
        <w:r w:rsidR="006179AB">
          <w:rPr>
            <w:rFonts w:ascii="游明朝" w:eastAsia="游明朝" w:hAnsi="游明朝"/>
          </w:rPr>
          <w:t>r.しもだ</w:t>
        </w:r>
      </w:ins>
      <w:del w:id="33" w:author="Microsoft アカウント" w:date="2025-05-20T13:17:00Z">
        <w:r w:rsidR="005E1D96" w:rsidDel="006179AB">
          <w:rPr>
            <w:rFonts w:ascii="游明朝" w:eastAsia="游明朝" w:hAnsi="游明朝" w:hint="eastAsia"/>
          </w:rPr>
          <w:delText>筆者</w:delText>
        </w:r>
        <w:r w:rsidR="00342830" w:rsidDel="006179AB">
          <w:rPr>
            <w:rFonts w:ascii="游明朝" w:eastAsia="游明朝" w:hAnsi="游明朝" w:hint="eastAsia"/>
          </w:rPr>
          <w:delText>が使っている統計ソフト</w:delText>
        </w:r>
      </w:del>
      <w:r w:rsidR="00342830">
        <w:rPr>
          <w:rFonts w:ascii="游明朝" w:eastAsia="游明朝" w:hAnsi="游明朝" w:hint="eastAsia"/>
        </w:rPr>
        <w:t>は</w:t>
      </w:r>
      <w:r w:rsidR="00341370" w:rsidRPr="00341370">
        <w:rPr>
          <w:rFonts w:ascii="游明朝" w:eastAsia="游明朝" w:hAnsi="游明朝" w:hint="eastAsia"/>
        </w:rPr>
        <w:t>自治医科大学附属さいたま医療センター</w:t>
      </w:r>
      <w:r w:rsidR="005E1D96">
        <w:rPr>
          <w:rFonts w:ascii="游明朝" w:eastAsia="游明朝" w:hAnsi="游明朝" w:hint="eastAsia"/>
        </w:rPr>
        <w:t>が</w:t>
      </w:r>
      <w:r w:rsidR="000E50E1" w:rsidRPr="000E50E1">
        <w:rPr>
          <w:rFonts w:ascii="游明朝" w:eastAsia="游明朝" w:hAnsi="游明朝" w:hint="eastAsia"/>
          <w:szCs w:val="21"/>
        </w:rPr>
        <w:t>作成した</w:t>
      </w:r>
      <w:r w:rsidR="005E1D96" w:rsidRPr="000E50E1">
        <w:rPr>
          <w:rFonts w:ascii="游明朝" w:eastAsia="游明朝" w:hAnsi="游明朝" w:hint="eastAsia"/>
          <w:szCs w:val="21"/>
        </w:rPr>
        <w:t>無料の</w:t>
      </w:r>
      <w:ins w:id="34" w:author="Microsoft アカウント" w:date="2025-05-20T13:17:00Z">
        <w:r w:rsidR="006179AB">
          <w:rPr>
            <w:rFonts w:ascii="游明朝" w:eastAsia="游明朝" w:hAnsi="游明朝" w:hint="eastAsia"/>
            <w:szCs w:val="21"/>
          </w:rPr>
          <w:t>ソフトである</w:t>
        </w:r>
      </w:ins>
      <w:r w:rsidR="005E1D96" w:rsidRPr="000E50E1">
        <w:rPr>
          <w:rFonts w:ascii="游明朝" w:eastAsia="游明朝" w:hAnsi="游明朝" w:hint="eastAsia"/>
          <w:szCs w:val="21"/>
        </w:rPr>
        <w:t>EZR</w:t>
      </w:r>
      <w:r w:rsidR="00341370">
        <w:rPr>
          <w:rFonts w:ascii="游明朝" w:eastAsia="游明朝" w:hAnsi="游明朝" w:hint="eastAsia"/>
          <w:szCs w:val="21"/>
        </w:rPr>
        <w:t>（</w:t>
      </w:r>
      <w:r w:rsidR="00341370" w:rsidRPr="00341370">
        <w:rPr>
          <w:rFonts w:ascii="游明朝" w:eastAsia="游明朝" w:hAnsi="游明朝"/>
          <w:szCs w:val="21"/>
        </w:rPr>
        <w:t>https://www.jichi.ac.jp/saitama-sct/SaitamaHP.files/statmed.html</w:t>
      </w:r>
      <w:r w:rsidR="00341370">
        <w:rPr>
          <w:rFonts w:ascii="游明朝" w:eastAsia="游明朝" w:hAnsi="游明朝" w:hint="eastAsia"/>
          <w:szCs w:val="21"/>
        </w:rPr>
        <w:t>）</w:t>
      </w:r>
      <w:r w:rsidR="005E1D96" w:rsidRPr="000E50E1">
        <w:rPr>
          <w:rFonts w:ascii="游明朝" w:eastAsia="游明朝" w:hAnsi="游明朝" w:hint="eastAsia"/>
          <w:szCs w:val="21"/>
        </w:rPr>
        <w:t>を</w:t>
      </w:r>
      <w:r w:rsidR="000E50E1" w:rsidRPr="000E50E1">
        <w:rPr>
          <w:rFonts w:ascii="游明朝" w:eastAsia="游明朝" w:hAnsi="游明朝" w:hint="eastAsia"/>
          <w:szCs w:val="21"/>
        </w:rPr>
        <w:t xml:space="preserve">使用しています. </w:t>
      </w:r>
      <w:ins w:id="35" w:author="Microsoft アカウント" w:date="2025-05-20T13:17:00Z">
        <w:r w:rsidR="006179AB" w:rsidRPr="000E50E1">
          <w:rPr>
            <w:rFonts w:ascii="游明朝" w:eastAsia="游明朝" w:hAnsi="游明朝" w:hint="eastAsia"/>
            <w:szCs w:val="21"/>
          </w:rPr>
          <w:t>EZR</w:t>
        </w:r>
      </w:ins>
      <w:del w:id="36" w:author="Microsoft アカウント" w:date="2025-05-20T13:17:00Z">
        <w:r w:rsidR="000E50E1" w:rsidRPr="000E50E1" w:rsidDel="006179AB">
          <w:rPr>
            <w:rFonts w:ascii="游明朝" w:eastAsia="游明朝" w:hAnsi="游明朝" w:hint="eastAsia"/>
            <w:szCs w:val="21"/>
          </w:rPr>
          <w:delText>このソフト</w:delText>
        </w:r>
      </w:del>
      <w:r w:rsidR="000E50E1" w:rsidRPr="000E50E1">
        <w:rPr>
          <w:rFonts w:ascii="游明朝" w:eastAsia="游明朝" w:hAnsi="游明朝" w:hint="eastAsia"/>
          <w:szCs w:val="21"/>
        </w:rPr>
        <w:t>を使用する場合は</w:t>
      </w:r>
      <w:ins w:id="37" w:author="Microsoft アカウント" w:date="2025-05-20T13:17:00Z">
        <w:r w:rsidR="006179AB">
          <w:rPr>
            <w:rFonts w:ascii="游明朝" w:eastAsia="游明朝" w:hAnsi="游明朝" w:hint="eastAsia"/>
            <w:szCs w:val="21"/>
          </w:rPr>
          <w:t>,</w:t>
        </w:r>
        <w:r w:rsidR="006179AB">
          <w:rPr>
            <w:rFonts w:ascii="游明朝" w:eastAsia="游明朝" w:hAnsi="游明朝"/>
            <w:szCs w:val="21"/>
          </w:rPr>
          <w:t xml:space="preserve"> </w:t>
        </w:r>
      </w:ins>
      <w:r w:rsidR="000E50E1" w:rsidRPr="000E50E1">
        <w:rPr>
          <w:rFonts w:ascii="游明朝" w:eastAsia="游明朝" w:hAnsi="游明朝" w:hint="eastAsia"/>
          <w:szCs w:val="21"/>
        </w:rPr>
        <w:t>論文内で</w:t>
      </w:r>
      <w:r w:rsidR="000E50E1">
        <w:rPr>
          <w:rFonts w:ascii="游明朝" w:eastAsia="游明朝" w:hAnsi="游明朝" w:hint="eastAsia"/>
          <w:szCs w:val="21"/>
        </w:rPr>
        <w:t>「</w:t>
      </w:r>
      <w:r w:rsidR="000E50E1" w:rsidRPr="000E50E1">
        <w:rPr>
          <w:noProof/>
        </w:rPr>
        <w:t>Kanda Y.</w:t>
      </w:r>
      <w:r w:rsidR="000E50E1">
        <w:rPr>
          <w:rFonts w:hint="eastAsia"/>
          <w:noProof/>
        </w:rPr>
        <w:t xml:space="preserve"> </w:t>
      </w:r>
      <w:r w:rsidR="000E50E1" w:rsidRPr="000E50E1">
        <w:rPr>
          <w:noProof/>
        </w:rPr>
        <w:t>Bone Marrow Transplant. 2013;48(3):452-8.</w:t>
      </w:r>
      <w:r w:rsidR="000E50E1" w:rsidRPr="000E50E1">
        <w:rPr>
          <w:rFonts w:ascii="游明朝" w:eastAsia="游明朝" w:hAnsi="游明朝" w:cs="Arial"/>
          <w:bCs/>
          <w:szCs w:val="21"/>
        </w:rPr>
        <w:t xml:space="preserve"> </w:t>
      </w:r>
      <w:r w:rsidR="000E50E1" w:rsidRPr="000E50E1">
        <w:rPr>
          <w:rFonts w:ascii="游明朝" w:eastAsia="游明朝" w:hAnsi="游明朝" w:cs="Arial"/>
          <w:bCs/>
          <w:szCs w:val="21"/>
        </w:rPr>
        <w:fldChar w:fldCharType="begin"/>
      </w:r>
      <w:r w:rsidR="00F57806">
        <w:rPr>
          <w:rFonts w:ascii="游明朝" w:eastAsia="游明朝" w:hAnsi="游明朝" w:cs="Arial"/>
          <w:bCs/>
          <w:szCs w:val="21"/>
        </w:rPr>
        <w:instrText xml:space="preserve"> ADDIN EN.CITE &lt;EndNote&gt;&lt;Cite&gt;&lt;Author&gt;Kanda&lt;/Author&gt;&lt;Year&gt;2013&lt;/Year&gt;&lt;RecNum&gt;2349&lt;/RecNum&gt;&lt;DisplayText&gt;[3]&lt;/DisplayText&gt;&lt;record&gt;&lt;rec-number&gt;2349&lt;/rec-number&gt;&lt;foreign-keys&gt;&lt;key app="EN" db-id="50wxdpzd9vd5r7e9t5b595djrfpttrxw9avp" timestamp="1517754510"&gt;2349&lt;/key&gt;&lt;/foreign-keys&gt;&lt;ref-type name="Journal Article"&gt;17&lt;/ref-type&gt;&lt;contributors&gt;&lt;authors&gt;&lt;author&gt;Kanda, Y.&lt;/author&gt;&lt;/authors&gt;&lt;/contributors&gt;&lt;auth-address&gt;Division of Hematology, Saitama Medical Center, Jichi Medical University, Saitama, Japan. ycanda-tky@umin.ac.jp&lt;/auth-address&gt;&lt;titles&gt;&lt;title&gt;Investigation of the freely available easy-to-use software &amp;apos;EZR&amp;apos; for medical statistics&lt;/title&gt;&lt;secondary-title&gt;Bone Marrow Transplant&lt;/secondary-title&gt;&lt;/titles&gt;&lt;periodical&gt;&lt;full-title&gt;Bone Marrow Transplant&lt;/full-title&gt;&lt;/periodical&gt;&lt;pages&gt;452-8&lt;/pages&gt;&lt;volume&gt;48&lt;/volume&gt;&lt;number&gt;3&lt;/number&gt;&lt;edition&gt;2012/12/05&lt;/edition&gt;&lt;keywords&gt;&lt;keyword&gt;Biomedical Research&lt;/keyword&gt;&lt;keyword&gt;*Data Interpretation, Statistical&lt;/keyword&gt;&lt;keyword&gt;Hematopoietic Stem Cell Transplantation&lt;/keyword&gt;&lt;keyword&gt;Humans&lt;/keyword&gt;&lt;keyword&gt;Proportional Hazards Models&lt;/keyword&gt;&lt;keyword&gt;Software/*standards&lt;/keyword&gt;&lt;/keywords&gt;&lt;dates&gt;&lt;year&gt;2013&lt;/year&gt;&lt;pub-dates&gt;&lt;date&gt;Mar&lt;/date&gt;&lt;/pub-dates&gt;&lt;/dates&gt;&lt;isbn&gt;1476-5365 (Electronic)&amp;#xD;0268-3369 (Linking)&lt;/isbn&gt;&lt;accession-num&gt;23208313&lt;/accession-num&gt;&lt;urls&gt;&lt;related-urls&gt;&lt;url&gt;https://www.ncbi.nlm.nih.gov/pubmed/23208313&lt;/url&gt;&lt;/related-urls&gt;&lt;/urls&gt;&lt;custom2&gt;PMC3590441&lt;/custom2&gt;&lt;electronic-resource-num&gt;10.1038/bmt.2012.244&lt;/electronic-resource-num&gt;&lt;/record&gt;&lt;/Cite&gt;&lt;/EndNote&gt;</w:instrText>
      </w:r>
      <w:r w:rsidR="000E50E1" w:rsidRPr="000E50E1">
        <w:rPr>
          <w:rFonts w:ascii="游明朝" w:eastAsia="游明朝" w:hAnsi="游明朝" w:cs="Arial"/>
          <w:bCs/>
          <w:szCs w:val="21"/>
        </w:rPr>
        <w:fldChar w:fldCharType="separate"/>
      </w:r>
      <w:r w:rsidR="00F57806">
        <w:rPr>
          <w:rFonts w:ascii="游明朝" w:eastAsia="游明朝" w:hAnsi="游明朝" w:cs="Arial"/>
          <w:bCs/>
          <w:noProof/>
          <w:szCs w:val="21"/>
        </w:rPr>
        <w:t>[3]</w:t>
      </w:r>
      <w:r w:rsidR="000E50E1" w:rsidRPr="000E50E1">
        <w:rPr>
          <w:rFonts w:ascii="游明朝" w:eastAsia="游明朝" w:hAnsi="游明朝" w:cs="Arial"/>
          <w:bCs/>
          <w:szCs w:val="21"/>
        </w:rPr>
        <w:fldChar w:fldCharType="end"/>
      </w:r>
      <w:r w:rsidR="000E50E1">
        <w:rPr>
          <w:rFonts w:ascii="游明朝" w:eastAsia="游明朝" w:hAnsi="游明朝" w:hint="eastAsia"/>
          <w:szCs w:val="21"/>
        </w:rPr>
        <w:t>」</w:t>
      </w:r>
      <w:r w:rsidR="000E50E1">
        <w:rPr>
          <w:rFonts w:ascii="游明朝" w:eastAsia="游明朝" w:hAnsi="游明朝" w:cs="Arial" w:hint="eastAsia"/>
          <w:bCs/>
          <w:szCs w:val="21"/>
        </w:rPr>
        <w:t>の論文を引用す</w:t>
      </w:r>
      <w:r w:rsidR="00342830">
        <w:rPr>
          <w:rFonts w:ascii="游明朝" w:eastAsia="游明朝" w:hAnsi="游明朝" w:cs="Arial" w:hint="eastAsia"/>
          <w:bCs/>
          <w:szCs w:val="21"/>
        </w:rPr>
        <w:t>る必要があります</w:t>
      </w:r>
      <w:r w:rsidR="000E50E1">
        <w:rPr>
          <w:rFonts w:ascii="游明朝" w:eastAsia="游明朝" w:hAnsi="游明朝" w:cs="Arial" w:hint="eastAsia"/>
          <w:bCs/>
          <w:szCs w:val="21"/>
        </w:rPr>
        <w:t xml:space="preserve">. </w:t>
      </w:r>
      <w:r w:rsidR="000E50E1" w:rsidRPr="000E50E1">
        <w:rPr>
          <w:rFonts w:ascii="游明朝" w:eastAsia="游明朝" w:hAnsi="游明朝" w:cs="Arial" w:hint="eastAsia"/>
          <w:bCs/>
          <w:szCs w:val="21"/>
        </w:rPr>
        <w:t>EZR 簡易マニュアル</w:t>
      </w:r>
      <w:r w:rsidR="000E50E1">
        <w:rPr>
          <w:rFonts w:ascii="游明朝" w:eastAsia="游明朝" w:hAnsi="游明朝" w:cs="Arial" w:hint="eastAsia"/>
          <w:bCs/>
          <w:szCs w:val="21"/>
        </w:rPr>
        <w:t>もあるので使いやすいと思います</w:t>
      </w:r>
      <w:r w:rsidR="000E50E1" w:rsidRPr="000E50E1">
        <w:rPr>
          <w:rFonts w:ascii="游明朝" w:eastAsia="游明朝" w:hAnsi="游明朝"/>
          <w:szCs w:val="21"/>
        </w:rPr>
        <w:fldChar w:fldCharType="begin"/>
      </w:r>
      <w:r w:rsidR="00F57806">
        <w:rPr>
          <w:rFonts w:ascii="游明朝" w:eastAsia="游明朝" w:hAnsi="游明朝"/>
          <w:szCs w:val="21"/>
        </w:rPr>
        <w:instrText xml:space="preserve"> ADDIN EN.CITE &lt;EndNote&gt;&lt;Cite&gt;&lt;Author&gt;自治医科大学附属さいたま医療センター&lt;/Author&gt;&lt;Year&gt;2025.3確認&lt;/Year&gt;&lt;RecNum&gt;1683&lt;/RecNum&gt;&lt;DisplayText&gt;[4]&lt;/DisplayText&gt;&lt;record&gt;&lt;rec-number&gt;1683&lt;/rec-number&gt;&lt;foreign-keys&gt;&lt;key app="EN" db-id="5ep5wtfv09xztzeasdvxprabpr0fwses25wr" timestamp="1742712944"&gt;1683&lt;/key&gt;&lt;/foreign-keys&gt;&lt;ref-type name="Web Page"&gt;12&lt;/ref-type&gt;&lt;contributors&gt;&lt;authors&gt;&lt;author&gt;&lt;style face="normal" font="default" charset="128" size="100%"&gt;自治医科大学附属さいたま医療センター&lt;/style&gt;&lt;/author&gt;&lt;/authors&gt;&lt;/contributors&gt;&lt;titles&gt;&lt;title&gt;&lt;style face="normal" font="default" size="100%"&gt;EZR &lt;/style&gt;&lt;style face="normal" font="default" charset="128" size="100%"&gt;簡易マニュアル&lt;/style&gt;&lt;/title&gt;&lt;/titles&gt;&lt;dates&gt;&lt;year&gt;&lt;style face="normal" font="default" size="100%"&gt;2025.3&lt;/style&gt;&lt;style face="normal" font="default" charset="128" size="100%"&gt;確認&lt;/style&gt;&lt;/year&gt;&lt;/dates&gt;&lt;urls&gt;&lt;related-urls&gt;&lt;url&gt;https://www.jichi.ac.jp/saitama-sct/images/EZRman.pdf&lt;/url&gt;&lt;/related-urls&gt;&lt;/urls&gt;&lt;/record&gt;&lt;/Cite&gt;&lt;/EndNote&gt;</w:instrText>
      </w:r>
      <w:r w:rsidR="000E50E1" w:rsidRPr="000E50E1">
        <w:rPr>
          <w:rFonts w:ascii="游明朝" w:eastAsia="游明朝" w:hAnsi="游明朝"/>
          <w:szCs w:val="21"/>
        </w:rPr>
        <w:fldChar w:fldCharType="separate"/>
      </w:r>
      <w:r w:rsidR="00F57806">
        <w:rPr>
          <w:rFonts w:ascii="游明朝" w:eastAsia="游明朝" w:hAnsi="游明朝"/>
          <w:noProof/>
          <w:szCs w:val="21"/>
        </w:rPr>
        <w:t>[4]</w:t>
      </w:r>
      <w:r w:rsidR="000E50E1" w:rsidRPr="000E50E1">
        <w:rPr>
          <w:rFonts w:ascii="游明朝" w:eastAsia="游明朝" w:hAnsi="游明朝"/>
          <w:szCs w:val="21"/>
        </w:rPr>
        <w:fldChar w:fldCharType="end"/>
      </w:r>
      <w:r w:rsidR="005E1D96" w:rsidRPr="000E50E1">
        <w:rPr>
          <w:rFonts w:ascii="游明朝" w:eastAsia="游明朝" w:hAnsi="游明朝" w:hint="eastAsia"/>
          <w:szCs w:val="21"/>
        </w:rPr>
        <w:t>.</w:t>
      </w:r>
    </w:p>
    <w:p w14:paraId="494E30A7" w14:textId="77777777" w:rsidR="00017316" w:rsidRPr="005E1D96" w:rsidRDefault="00017316" w:rsidP="00A97FCA">
      <w:pPr>
        <w:rPr>
          <w:rFonts w:ascii="游明朝" w:eastAsia="游明朝" w:hAnsi="游明朝"/>
        </w:rPr>
      </w:pPr>
    </w:p>
    <w:p w14:paraId="2F581881" w14:textId="5C977253" w:rsidR="00017316" w:rsidRPr="00985F88" w:rsidRDefault="00017316" w:rsidP="00A97FCA">
      <w:pPr>
        <w:rPr>
          <w:rFonts w:ascii="游明朝" w:eastAsia="游明朝" w:hAnsi="游明朝"/>
          <w:b/>
          <w:bCs/>
        </w:rPr>
      </w:pPr>
      <w:r w:rsidRPr="00985F88">
        <w:rPr>
          <w:rFonts w:ascii="游明朝" w:eastAsia="游明朝" w:hAnsi="游明朝" w:hint="eastAsia"/>
          <w:b/>
          <w:bCs/>
        </w:rPr>
        <w:t>中央値</w:t>
      </w:r>
      <w:r w:rsidR="00F35F26">
        <w:rPr>
          <w:rFonts w:ascii="游明朝" w:eastAsia="游明朝" w:hAnsi="游明朝" w:hint="eastAsia"/>
          <w:b/>
          <w:bCs/>
        </w:rPr>
        <w:t>（m</w:t>
      </w:r>
      <w:r w:rsidR="00F35F26">
        <w:rPr>
          <w:rFonts w:ascii="游明朝" w:eastAsia="游明朝" w:hAnsi="游明朝"/>
          <w:b/>
          <w:bCs/>
        </w:rPr>
        <w:t>edian</w:t>
      </w:r>
      <w:r w:rsidR="00F35F26">
        <w:rPr>
          <w:rFonts w:ascii="游明朝" w:eastAsia="游明朝" w:hAnsi="游明朝" w:hint="eastAsia"/>
          <w:b/>
          <w:bCs/>
        </w:rPr>
        <w:t>）</w:t>
      </w:r>
      <w:r w:rsidRPr="00985F88">
        <w:rPr>
          <w:rFonts w:ascii="游明朝" w:eastAsia="游明朝" w:hAnsi="游明朝" w:hint="eastAsia"/>
          <w:b/>
          <w:bCs/>
        </w:rPr>
        <w:t>, 平均</w:t>
      </w:r>
      <w:r w:rsidR="00F35F26">
        <w:rPr>
          <w:rFonts w:ascii="游明朝" w:eastAsia="游明朝" w:hAnsi="游明朝" w:hint="eastAsia"/>
          <w:b/>
          <w:bCs/>
        </w:rPr>
        <w:t>（a</w:t>
      </w:r>
      <w:r w:rsidR="00F35F26">
        <w:rPr>
          <w:rFonts w:ascii="游明朝" w:eastAsia="游明朝" w:hAnsi="游明朝"/>
          <w:b/>
          <w:bCs/>
        </w:rPr>
        <w:t>verage</w:t>
      </w:r>
      <w:r w:rsidR="00F35F26">
        <w:rPr>
          <w:rFonts w:ascii="游明朝" w:eastAsia="游明朝" w:hAnsi="游明朝" w:hint="eastAsia"/>
          <w:b/>
          <w:bCs/>
        </w:rPr>
        <w:t>）</w:t>
      </w:r>
    </w:p>
    <w:p w14:paraId="1DCA3C73" w14:textId="0208C519" w:rsidR="00D82C14" w:rsidRDefault="00D82C14" w:rsidP="00A97FCA">
      <w:pPr>
        <w:rPr>
          <w:rFonts w:ascii="游明朝" w:eastAsia="游明朝" w:hAnsi="游明朝"/>
        </w:rPr>
      </w:pPr>
      <w:r>
        <w:rPr>
          <w:rFonts w:ascii="游明朝" w:eastAsia="游明朝" w:hAnsi="游明朝" w:hint="eastAsia"/>
        </w:rPr>
        <w:t xml:space="preserve">　平均はすでに</w:t>
      </w:r>
      <w:del w:id="38" w:author="Microsoft アカウント" w:date="2025-05-20T13:18:00Z">
        <w:r w:rsidDel="00DB464D">
          <w:rPr>
            <w:rFonts w:ascii="游明朝" w:eastAsia="游明朝" w:hAnsi="游明朝" w:hint="eastAsia"/>
          </w:rPr>
          <w:delText>知っている</w:delText>
        </w:r>
      </w:del>
      <w:ins w:id="39" w:author="Microsoft アカウント" w:date="2025-05-20T13:18:00Z">
        <w:r w:rsidR="00DB464D">
          <w:rPr>
            <w:rFonts w:ascii="游明朝" w:eastAsia="游明朝" w:hAnsi="游明朝" w:hint="eastAsia"/>
          </w:rPr>
          <w:t>ご存じである</w:t>
        </w:r>
      </w:ins>
      <w:r>
        <w:rPr>
          <w:rFonts w:ascii="游明朝" w:eastAsia="游明朝" w:hAnsi="游明朝" w:hint="eastAsia"/>
        </w:rPr>
        <w:t>と思いますが, 全ての数値を足して症例数で割った値です. 平均は外れ値によって結果が左右されるという側面があります. 例えば, 5</w:t>
      </w:r>
      <w:del w:id="40" w:author="Microsoft アカウント" w:date="2025-05-20T13:18:00Z">
        <w:r w:rsidDel="00DB464D">
          <w:rPr>
            <w:rFonts w:ascii="游明朝" w:eastAsia="游明朝" w:hAnsi="游明朝" w:hint="eastAsia"/>
          </w:rPr>
          <w:delText>例</w:delText>
        </w:r>
      </w:del>
      <w:ins w:id="41" w:author="Microsoft アカウント" w:date="2025-05-20T13:18:00Z">
        <w:r w:rsidR="00DB464D">
          <w:rPr>
            <w:rFonts w:ascii="游明朝" w:eastAsia="游明朝" w:hAnsi="游明朝" w:hint="eastAsia"/>
          </w:rPr>
          <w:t>つ</w:t>
        </w:r>
      </w:ins>
      <w:r>
        <w:rPr>
          <w:rFonts w:ascii="游明朝" w:eastAsia="游明朝" w:hAnsi="游明朝" w:hint="eastAsia"/>
        </w:rPr>
        <w:t>のデータが</w:t>
      </w:r>
      <w:r w:rsidR="00B21D2C">
        <w:rPr>
          <w:rFonts w:ascii="游明朝" w:eastAsia="游明朝" w:hAnsi="游明朝" w:hint="eastAsia"/>
        </w:rPr>
        <w:t>「</w:t>
      </w:r>
      <w:r>
        <w:rPr>
          <w:rFonts w:ascii="游明朝" w:eastAsia="游明朝" w:hAnsi="游明朝" w:hint="eastAsia"/>
        </w:rPr>
        <w:t>1</w:t>
      </w:r>
      <w:r w:rsidR="00B21D2C">
        <w:rPr>
          <w:rFonts w:ascii="游明朝" w:eastAsia="游明朝" w:hAnsi="游明朝" w:hint="eastAsia"/>
        </w:rPr>
        <w:t>」</w:t>
      </w:r>
      <w:r>
        <w:rPr>
          <w:rFonts w:ascii="游明朝" w:eastAsia="游明朝" w:hAnsi="游明朝" w:hint="eastAsia"/>
        </w:rPr>
        <w:t xml:space="preserve">, </w:t>
      </w:r>
      <w:r w:rsidR="00B21D2C">
        <w:rPr>
          <w:rFonts w:ascii="游明朝" w:eastAsia="游明朝" w:hAnsi="游明朝" w:hint="eastAsia"/>
        </w:rPr>
        <w:t>「1」</w:t>
      </w:r>
      <w:r>
        <w:rPr>
          <w:rFonts w:ascii="游明朝" w:eastAsia="游明朝" w:hAnsi="游明朝" w:hint="eastAsia"/>
        </w:rPr>
        <w:t xml:space="preserve">, </w:t>
      </w:r>
      <w:r w:rsidR="00B21D2C">
        <w:rPr>
          <w:rFonts w:ascii="游明朝" w:eastAsia="游明朝" w:hAnsi="游明朝" w:hint="eastAsia"/>
        </w:rPr>
        <w:t>「1」</w:t>
      </w:r>
      <w:r>
        <w:rPr>
          <w:rFonts w:ascii="游明朝" w:eastAsia="游明朝" w:hAnsi="游明朝" w:hint="eastAsia"/>
        </w:rPr>
        <w:t xml:space="preserve">, </w:t>
      </w:r>
      <w:r w:rsidR="00B21D2C">
        <w:rPr>
          <w:rFonts w:ascii="游明朝" w:eastAsia="游明朝" w:hAnsi="游明朝" w:hint="eastAsia"/>
        </w:rPr>
        <w:t>「1」</w:t>
      </w:r>
      <w:r>
        <w:rPr>
          <w:rFonts w:ascii="游明朝" w:eastAsia="游明朝" w:hAnsi="游明朝" w:hint="eastAsia"/>
        </w:rPr>
        <w:t xml:space="preserve">, </w:t>
      </w:r>
      <w:r w:rsidR="00B21D2C">
        <w:rPr>
          <w:rFonts w:ascii="游明朝" w:eastAsia="游明朝" w:hAnsi="游明朝" w:hint="eastAsia"/>
        </w:rPr>
        <w:t>「</w:t>
      </w:r>
      <w:r>
        <w:rPr>
          <w:rFonts w:ascii="游明朝" w:eastAsia="游明朝" w:hAnsi="游明朝" w:hint="eastAsia"/>
        </w:rPr>
        <w:t>100</w:t>
      </w:r>
      <w:r w:rsidR="00B21D2C">
        <w:rPr>
          <w:rFonts w:ascii="游明朝" w:eastAsia="游明朝" w:hAnsi="游明朝" w:hint="eastAsia"/>
        </w:rPr>
        <w:t>」</w:t>
      </w:r>
      <w:r>
        <w:rPr>
          <w:rFonts w:ascii="游明朝" w:eastAsia="游明朝" w:hAnsi="游明朝" w:hint="eastAsia"/>
        </w:rPr>
        <w:t>のとき, 平均は20.8となります. 一方, 中央値とは数値の低いものから高いものまで順番に並べ, ちょうど真ん中の値を指します. 上記の5</w:t>
      </w:r>
      <w:del w:id="42" w:author="Microsoft アカウント" w:date="2025-05-20T13:19:00Z">
        <w:r w:rsidDel="00DB464D">
          <w:rPr>
            <w:rFonts w:ascii="游明朝" w:eastAsia="游明朝" w:hAnsi="游明朝" w:hint="eastAsia"/>
          </w:rPr>
          <w:delText>例</w:delText>
        </w:r>
      </w:del>
      <w:ins w:id="43" w:author="Microsoft アカウント" w:date="2025-05-20T13:19:00Z">
        <w:r w:rsidR="00DB464D">
          <w:rPr>
            <w:rFonts w:ascii="游明朝" w:eastAsia="游明朝" w:hAnsi="游明朝" w:hint="eastAsia"/>
          </w:rPr>
          <w:t>つ</w:t>
        </w:r>
      </w:ins>
      <w:r>
        <w:rPr>
          <w:rFonts w:ascii="游明朝" w:eastAsia="游明朝" w:hAnsi="游明朝" w:hint="eastAsia"/>
        </w:rPr>
        <w:t>のデータにおける中央値は1となり, 外れ値</w:t>
      </w:r>
      <w:ins w:id="44" w:author="Microsoft アカウント" w:date="2025-05-20T13:19:00Z">
        <w:r w:rsidR="00DB464D">
          <w:rPr>
            <w:rFonts w:ascii="游明朝" w:eastAsia="游明朝" w:hAnsi="游明朝"/>
          </w:rPr>
          <w:t>の</w:t>
        </w:r>
      </w:ins>
      <w:del w:id="45" w:author="Microsoft アカウント" w:date="2025-05-20T13:19:00Z">
        <w:r w:rsidDel="00DB464D">
          <w:rPr>
            <w:rFonts w:ascii="游明朝" w:eastAsia="游明朝" w:hAnsi="游明朝" w:hint="eastAsia"/>
          </w:rPr>
          <w:delText>に</w:delText>
        </w:r>
      </w:del>
      <w:r>
        <w:rPr>
          <w:rFonts w:ascii="游明朝" w:eastAsia="游明朝" w:hAnsi="游明朝" w:hint="eastAsia"/>
        </w:rPr>
        <w:t>影響</w:t>
      </w:r>
      <w:ins w:id="46" w:author="Microsoft アカウント" w:date="2025-05-20T13:19:00Z">
        <w:r w:rsidR="00DB464D">
          <w:rPr>
            <w:rFonts w:ascii="游明朝" w:eastAsia="游明朝" w:hAnsi="游明朝" w:hint="eastAsia"/>
          </w:rPr>
          <w:t>が少なくなります</w:t>
        </w:r>
      </w:ins>
      <w:del w:id="47" w:author="Microsoft アカウント" w:date="2025-05-20T13:19:00Z">
        <w:r w:rsidDel="00DB464D">
          <w:rPr>
            <w:rFonts w:ascii="游明朝" w:eastAsia="游明朝" w:hAnsi="游明朝" w:hint="eastAsia"/>
          </w:rPr>
          <w:delText>されません</w:delText>
        </w:r>
      </w:del>
      <w:r>
        <w:rPr>
          <w:rFonts w:ascii="游明朝" w:eastAsia="游明朝" w:hAnsi="游明朝" w:hint="eastAsia"/>
        </w:rPr>
        <w:t xml:space="preserve">. </w:t>
      </w:r>
      <w:r w:rsidR="003213D5">
        <w:rPr>
          <w:rFonts w:ascii="游明朝" w:eastAsia="游明朝" w:hAnsi="游明朝" w:hint="eastAsia"/>
        </w:rPr>
        <w:t>正規分布</w:t>
      </w:r>
      <w:r w:rsidR="00CD5076">
        <w:rPr>
          <w:rFonts w:ascii="游明朝" w:eastAsia="游明朝" w:hAnsi="游明朝" w:hint="eastAsia"/>
        </w:rPr>
        <w:t>（データが平均値周囲</w:t>
      </w:r>
      <w:r w:rsidR="00DB020F">
        <w:rPr>
          <w:rFonts w:ascii="游明朝" w:eastAsia="游明朝" w:hAnsi="游明朝" w:hint="eastAsia"/>
        </w:rPr>
        <w:t>に</w:t>
      </w:r>
      <w:r w:rsidR="00CD5076">
        <w:rPr>
          <w:rFonts w:ascii="游明朝" w:eastAsia="游明朝" w:hAnsi="游明朝" w:hint="eastAsia"/>
        </w:rPr>
        <w:t xml:space="preserve">最も多く, </w:t>
      </w:r>
      <w:r w:rsidR="00CD5076" w:rsidRPr="00CD5076">
        <w:rPr>
          <w:rFonts w:ascii="游明朝" w:eastAsia="游明朝" w:hAnsi="游明朝" w:hint="eastAsia"/>
        </w:rPr>
        <w:t>左右対称の釣鐘型</w:t>
      </w:r>
      <w:r w:rsidR="00CD5076">
        <w:rPr>
          <w:rFonts w:ascii="游明朝" w:eastAsia="游明朝" w:hAnsi="游明朝" w:hint="eastAsia"/>
        </w:rPr>
        <w:t>の分布）</w:t>
      </w:r>
      <w:r w:rsidR="003213D5">
        <w:rPr>
          <w:rFonts w:ascii="游明朝" w:eastAsia="游明朝" w:hAnsi="游明朝" w:hint="eastAsia"/>
        </w:rPr>
        <w:t>しているかどうかで平均値と中央値のどちらを使うかが別れますが, 扱うほぼすべてのデータが正規分布をしていないため</w:t>
      </w:r>
      <w:del w:id="48" w:author="Microsoft アカウント" w:date="2025-05-20T13:19:00Z">
        <w:r w:rsidR="00766324" w:rsidDel="00DB464D">
          <w:rPr>
            <w:rFonts w:ascii="游明朝" w:eastAsia="游明朝" w:hAnsi="游明朝" w:hint="eastAsia"/>
          </w:rPr>
          <w:delText>筆者</w:delText>
        </w:r>
        <w:r w:rsidR="00766324" w:rsidDel="000C6127">
          <w:rPr>
            <w:rFonts w:ascii="游明朝" w:eastAsia="游明朝" w:hAnsi="游明朝" w:hint="eastAsia"/>
          </w:rPr>
          <w:delText>は</w:delText>
        </w:r>
      </w:del>
      <w:r w:rsidR="00766324">
        <w:rPr>
          <w:rFonts w:ascii="游明朝" w:eastAsia="游明朝" w:hAnsi="游明朝" w:hint="eastAsia"/>
        </w:rPr>
        <w:t>中央値を採用</w:t>
      </w:r>
      <w:ins w:id="49" w:author="Microsoft アカウント" w:date="2025-05-20T13:20:00Z">
        <w:r w:rsidR="000C6127">
          <w:rPr>
            <w:rFonts w:ascii="游明朝" w:eastAsia="游明朝" w:hAnsi="游明朝" w:hint="eastAsia"/>
          </w:rPr>
          <w:t>することが多いです</w:t>
        </w:r>
      </w:ins>
      <w:del w:id="50" w:author="Microsoft アカウント" w:date="2025-05-20T13:20:00Z">
        <w:r w:rsidR="00766324" w:rsidDel="000C6127">
          <w:rPr>
            <w:rFonts w:ascii="游明朝" w:eastAsia="游明朝" w:hAnsi="游明朝" w:hint="eastAsia"/>
          </w:rPr>
          <w:delText>しています</w:delText>
        </w:r>
      </w:del>
      <w:r w:rsidR="009B7EFC">
        <w:rPr>
          <w:rFonts w:ascii="游明朝" w:eastAsia="游明朝" w:hAnsi="游明朝"/>
        </w:rPr>
        <w:fldChar w:fldCharType="begin"/>
      </w:r>
      <w:r w:rsidR="00F57806">
        <w:rPr>
          <w:rFonts w:ascii="游明朝" w:eastAsia="游明朝" w:hAnsi="游明朝"/>
        </w:rPr>
        <w:instrText xml:space="preserve"> ADDIN EN.CITE &lt;EndNote&gt;&lt;Cite&gt;&lt;Author&gt;新谷歩&lt;/Author&gt;&lt;Year&gt;2016&lt;/Year&gt;&lt;RecNum&gt;1681&lt;/RecNum&gt;&lt;DisplayText&gt;[2, 5]&lt;/DisplayText&gt;&lt;record&gt;&lt;rec-number&gt;1681&lt;/rec-number&gt;&lt;foreign-keys&gt;&lt;key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Cite&gt;&lt;Author&gt;大塚俊昭&lt;/Author&gt;&lt;Year&gt;2022&lt;/Year&gt;&lt;RecNum&gt;1686&lt;/RecNum&gt;&lt;record&gt;&lt;rec-number&gt;1686&lt;/rec-number&gt;&lt;foreign-keys&gt;&lt;key app="EN" db-id="5ep5wtfv09xztzeasdvxprabpr0fwses25wr" timestamp="1742737070"&gt;1686&lt;/key&gt;&lt;/foreign-keys&gt;&lt;ref-type name="Journal Article"&gt;17&lt;/ref-type&gt;&lt;contributors&gt;&lt;authors&gt;&lt;author&gt;&lt;style face="normal" font="default" charset="128" size="100%"&gt;大塚俊昭&lt;/style&gt;&lt;/author&gt;&lt;/authors&gt;&lt;/contributors&gt;&lt;titles&gt;&lt;title&gt;&lt;style face="normal" font="default" charset="128" size="100%"&gt;医学統計解析のいろは&lt;/style&gt;&lt;/title&gt;&lt;secondary-title&gt;&lt;style face="normal" font="default" charset="128" size="100%"&gt;日本医科大学医学会雑誌&lt;/style&gt;&lt;/secondary-title&gt;&lt;/titles&gt;&lt;periodical&gt;&lt;full-title&gt;日本医科大学医学会雑誌&lt;/full-title&gt;&lt;/periodical&gt;&lt;pages&gt;243-251&lt;/pages&gt;&lt;volume&gt;18&lt;/volume&gt;&lt;number&gt;3&lt;/number&gt;&lt;dates&gt;&lt;year&gt;2022&lt;/year&gt;&lt;/dates&gt;&lt;urls&gt;&lt;/urls&gt;&lt;/record&gt;&lt;/Cite&gt;&lt;/EndNote&gt;</w:instrText>
      </w:r>
      <w:r w:rsidR="009B7EFC">
        <w:rPr>
          <w:rFonts w:ascii="游明朝" w:eastAsia="游明朝" w:hAnsi="游明朝"/>
        </w:rPr>
        <w:fldChar w:fldCharType="separate"/>
      </w:r>
      <w:r w:rsidR="00F57806">
        <w:rPr>
          <w:rFonts w:ascii="游明朝" w:eastAsia="游明朝" w:hAnsi="游明朝"/>
          <w:noProof/>
        </w:rPr>
        <w:t>[2, 5]</w:t>
      </w:r>
      <w:r w:rsidR="009B7EFC">
        <w:rPr>
          <w:rFonts w:ascii="游明朝" w:eastAsia="游明朝" w:hAnsi="游明朝"/>
        </w:rPr>
        <w:fldChar w:fldCharType="end"/>
      </w:r>
      <w:r w:rsidR="00766324">
        <w:rPr>
          <w:rFonts w:ascii="游明朝" w:eastAsia="游明朝" w:hAnsi="游明朝" w:hint="eastAsia"/>
        </w:rPr>
        <w:t>.</w:t>
      </w:r>
    </w:p>
    <w:p w14:paraId="5EF26259" w14:textId="0DF962E5" w:rsidR="00D82C14" w:rsidRPr="00017316" w:rsidRDefault="00D82C14" w:rsidP="00A97FCA">
      <w:pPr>
        <w:rPr>
          <w:rFonts w:ascii="游明朝" w:eastAsia="游明朝" w:hAnsi="游明朝"/>
        </w:rPr>
      </w:pPr>
    </w:p>
    <w:p w14:paraId="36BA70A6" w14:textId="00415FBC" w:rsidR="00017316" w:rsidRPr="008F6A05" w:rsidRDefault="00017316" w:rsidP="00A97FCA">
      <w:r w:rsidRPr="00985F88">
        <w:rPr>
          <w:rFonts w:ascii="游明朝" w:eastAsia="游明朝" w:hAnsi="游明朝"/>
          <w:b/>
          <w:bCs/>
        </w:rPr>
        <w:t>R</w:t>
      </w:r>
      <w:r w:rsidRPr="00985F88">
        <w:rPr>
          <w:rFonts w:ascii="游明朝" w:eastAsia="游明朝" w:hAnsi="游明朝" w:hint="eastAsia"/>
          <w:b/>
          <w:bCs/>
        </w:rPr>
        <w:t>ange, 95%信頼区間, 標準</w:t>
      </w:r>
      <w:r w:rsidR="005E1D96">
        <w:rPr>
          <w:rFonts w:ascii="游明朝" w:eastAsia="游明朝" w:hAnsi="游明朝" w:hint="eastAsia"/>
          <w:b/>
          <w:bCs/>
        </w:rPr>
        <w:t>偏差</w:t>
      </w:r>
      <w:r w:rsidRPr="00985F88">
        <w:rPr>
          <w:rFonts w:ascii="游明朝" w:eastAsia="游明朝" w:hAnsi="游明朝" w:hint="eastAsia"/>
          <w:b/>
          <w:bCs/>
        </w:rPr>
        <w:t>, 四分位範囲</w:t>
      </w:r>
      <w:r w:rsidR="008F6A05">
        <w:rPr>
          <w:rFonts w:ascii="游明朝" w:eastAsia="游明朝" w:hAnsi="游明朝"/>
        </w:rPr>
        <w:fldChar w:fldCharType="begin"/>
      </w:r>
      <w:r w:rsidR="00F57806">
        <w:rPr>
          <w:rFonts w:ascii="游明朝" w:eastAsia="游明朝" w:hAnsi="游明朝"/>
        </w:rPr>
        <w:instrText xml:space="preserve"> ADDIN EN.CITE &lt;EndNote&gt;&lt;Cite&gt;&lt;Author&gt;新谷歩&lt;/Author&gt;&lt;Year&gt;2016&lt;/Year&gt;&lt;RecNum&gt;1681&lt;/RecNum&gt;&lt;DisplayText&gt;[5]&lt;/DisplayText&gt;&lt;record&gt;&lt;rec-number&gt;1681&lt;/rec-number&gt;&lt;foreign-keys&gt;&lt;key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size="100%"&gt;医学書院&lt;/style&gt;&lt;/publisher&gt;&lt;urls&gt;&lt;/urls&gt;&lt;/record&gt;&lt;/Cite&gt;&lt;/EndNote&gt;</w:instrText>
      </w:r>
      <w:r w:rsidR="008F6A05">
        <w:rPr>
          <w:rFonts w:ascii="游明朝" w:eastAsia="游明朝" w:hAnsi="游明朝"/>
        </w:rPr>
        <w:fldChar w:fldCharType="separate"/>
      </w:r>
      <w:r w:rsidR="00F57806">
        <w:rPr>
          <w:rFonts w:ascii="游明朝" w:eastAsia="游明朝" w:hAnsi="游明朝"/>
          <w:noProof/>
        </w:rPr>
        <w:t>[5]</w:t>
      </w:r>
      <w:r w:rsidR="008F6A05">
        <w:rPr>
          <w:rFonts w:ascii="游明朝" w:eastAsia="游明朝" w:hAnsi="游明朝"/>
        </w:rPr>
        <w:fldChar w:fldCharType="end"/>
      </w:r>
    </w:p>
    <w:p w14:paraId="264A389A" w14:textId="75A02E86" w:rsidR="00C5440E" w:rsidRDefault="00C5440E" w:rsidP="00C5440E">
      <w:pPr>
        <w:rPr>
          <w:rFonts w:ascii="游明朝" w:eastAsia="游明朝" w:hAnsi="游明朝"/>
        </w:rPr>
      </w:pPr>
      <w:r>
        <w:rPr>
          <w:rFonts w:ascii="游明朝" w:eastAsia="游明朝" w:hAnsi="游明朝" w:hint="eastAsia"/>
        </w:rPr>
        <w:t>Range：データの最大</w:t>
      </w:r>
      <w:r w:rsidR="001E42F9">
        <w:rPr>
          <w:rFonts w:ascii="游明朝" w:eastAsia="游明朝" w:hAnsi="游明朝" w:hint="eastAsia"/>
        </w:rPr>
        <w:t>値</w:t>
      </w:r>
      <w:r>
        <w:rPr>
          <w:rFonts w:ascii="游明朝" w:eastAsia="游明朝" w:hAnsi="游明朝" w:hint="eastAsia"/>
        </w:rPr>
        <w:t>と最小</w:t>
      </w:r>
      <w:r w:rsidR="001E42F9">
        <w:rPr>
          <w:rFonts w:ascii="游明朝" w:eastAsia="游明朝" w:hAnsi="游明朝" w:hint="eastAsia"/>
        </w:rPr>
        <w:t>値</w:t>
      </w:r>
      <w:r>
        <w:rPr>
          <w:rFonts w:ascii="游明朝" w:eastAsia="游明朝" w:hAnsi="游明朝" w:hint="eastAsia"/>
        </w:rPr>
        <w:t xml:space="preserve">. </w:t>
      </w:r>
    </w:p>
    <w:p w14:paraId="6F09A659" w14:textId="5623516C" w:rsidR="00C5440E" w:rsidRDefault="00C5440E" w:rsidP="00F35F26">
      <w:pPr>
        <w:ind w:left="210" w:hangingChars="100" w:hanging="210"/>
        <w:rPr>
          <w:rFonts w:ascii="游明朝" w:eastAsia="游明朝" w:hAnsi="游明朝"/>
        </w:rPr>
      </w:pPr>
      <w:r w:rsidRPr="00C5440E">
        <w:rPr>
          <w:rFonts w:ascii="游明朝" w:eastAsia="游明朝" w:hAnsi="游明朝" w:hint="eastAsia"/>
        </w:rPr>
        <w:lastRenderedPageBreak/>
        <w:t>95%信頼区間</w:t>
      </w:r>
      <w:r w:rsidR="00F35F26">
        <w:rPr>
          <w:rFonts w:ascii="游明朝" w:eastAsia="游明朝" w:hAnsi="游明朝"/>
        </w:rPr>
        <w:t>（</w:t>
      </w:r>
      <w:r w:rsidR="00F35F26">
        <w:rPr>
          <w:rFonts w:ascii="游明朝" w:eastAsia="游明朝" w:hAnsi="游明朝" w:hint="eastAsia"/>
        </w:rPr>
        <w:t>9</w:t>
      </w:r>
      <w:r w:rsidR="00F35F26">
        <w:rPr>
          <w:rFonts w:ascii="游明朝" w:eastAsia="游明朝" w:hAnsi="游明朝"/>
        </w:rPr>
        <w:t>5% Cl）</w:t>
      </w:r>
      <w:r>
        <w:rPr>
          <w:rFonts w:ascii="游明朝" w:eastAsia="游明朝" w:hAnsi="游明朝" w:hint="eastAsia"/>
        </w:rPr>
        <w:t>：</w:t>
      </w:r>
      <w:r w:rsidR="005B22B6">
        <w:rPr>
          <w:rFonts w:ascii="游明朝" w:eastAsia="游明朝" w:hAnsi="游明朝" w:hint="eastAsia"/>
        </w:rPr>
        <w:t>データの平均から標準誤差の</w:t>
      </w:r>
      <w:r w:rsidR="00D77D0E">
        <w:rPr>
          <w:rFonts w:ascii="游明朝" w:eastAsia="游明朝" w:hAnsi="游明朝" w:hint="eastAsia"/>
        </w:rPr>
        <w:t>おおよそ</w:t>
      </w:r>
      <w:r w:rsidR="005B22B6">
        <w:rPr>
          <w:rFonts w:ascii="游明朝" w:eastAsia="游明朝" w:hAnsi="游明朝" w:hint="eastAsia"/>
        </w:rPr>
        <w:t>2倍の範囲. 何回データを取っても, 真の平均が95%</w:t>
      </w:r>
      <w:r w:rsidR="00F35F26">
        <w:rPr>
          <w:rFonts w:ascii="游明朝" w:eastAsia="游明朝" w:hAnsi="游明朝"/>
        </w:rPr>
        <w:t>の確率</w:t>
      </w:r>
      <w:r w:rsidR="005B22B6">
        <w:rPr>
          <w:rFonts w:ascii="游明朝" w:eastAsia="游明朝" w:hAnsi="游明朝" w:hint="eastAsia"/>
        </w:rPr>
        <w:t>で含まれているという</w:t>
      </w:r>
      <w:ins w:id="51" w:author="Microsoft アカウント" w:date="2025-05-20T13:20:00Z">
        <w:r w:rsidR="00F32F8E">
          <w:rPr>
            <w:rFonts w:ascii="游明朝" w:eastAsia="游明朝" w:hAnsi="游明朝" w:hint="eastAsia"/>
          </w:rPr>
          <w:t>ことを</w:t>
        </w:r>
      </w:ins>
      <w:r w:rsidR="005B22B6">
        <w:rPr>
          <w:rFonts w:ascii="游明朝" w:eastAsia="游明朝" w:hAnsi="游明朝" w:hint="eastAsia"/>
        </w:rPr>
        <w:t>意味</w:t>
      </w:r>
      <w:ins w:id="52" w:author="Microsoft アカウント" w:date="2025-05-20T13:20:00Z">
        <w:r w:rsidR="00F32F8E">
          <w:rPr>
            <w:rFonts w:ascii="游明朝" w:eastAsia="游明朝" w:hAnsi="游明朝" w:hint="eastAsia"/>
          </w:rPr>
          <w:t>する</w:t>
        </w:r>
      </w:ins>
      <w:del w:id="53" w:author="Microsoft アカウント" w:date="2025-05-20T13:20:00Z">
        <w:r w:rsidR="005B22B6" w:rsidDel="00F32F8E">
          <w:rPr>
            <w:rFonts w:ascii="游明朝" w:eastAsia="游明朝" w:hAnsi="游明朝" w:hint="eastAsia"/>
          </w:rPr>
          <w:delText>を指す</w:delText>
        </w:r>
      </w:del>
      <w:r w:rsidR="005B22B6">
        <w:rPr>
          <w:rFonts w:ascii="游明朝" w:eastAsia="游明朝" w:hAnsi="游明朝" w:hint="eastAsia"/>
        </w:rPr>
        <w:t>.</w:t>
      </w:r>
    </w:p>
    <w:p w14:paraId="5A5E4F2E" w14:textId="14AD0E87" w:rsidR="00C5440E" w:rsidRDefault="00C5440E" w:rsidP="00C5440E">
      <w:pPr>
        <w:rPr>
          <w:rFonts w:ascii="游明朝" w:eastAsia="游明朝" w:hAnsi="游明朝"/>
        </w:rPr>
      </w:pPr>
      <w:r w:rsidRPr="00C5440E">
        <w:rPr>
          <w:rFonts w:ascii="游明朝" w:eastAsia="游明朝" w:hAnsi="游明朝" w:hint="eastAsia"/>
        </w:rPr>
        <w:t>標準偏差：</w:t>
      </w:r>
      <w:r>
        <w:rPr>
          <w:rFonts w:ascii="游明朝" w:eastAsia="游明朝" w:hAnsi="游明朝" w:hint="eastAsia"/>
        </w:rPr>
        <w:t>個々のデータの平均値からのばらつき</w:t>
      </w:r>
      <w:r w:rsidR="005B22B6">
        <w:rPr>
          <w:rFonts w:ascii="游明朝" w:eastAsia="游明朝" w:hAnsi="游明朝" w:hint="eastAsia"/>
        </w:rPr>
        <w:t>.</w:t>
      </w:r>
    </w:p>
    <w:p w14:paraId="39A382A9" w14:textId="4E324165" w:rsidR="00C5440E" w:rsidRPr="001E42F9" w:rsidRDefault="00DB020F" w:rsidP="001E42F9">
      <w:pPr>
        <w:ind w:left="210" w:hangingChars="100" w:hanging="210"/>
        <w:rPr>
          <w:rFonts w:ascii="游明朝" w:eastAsia="游明朝" w:hAnsi="游明朝"/>
        </w:rPr>
      </w:pPr>
      <w:r w:rsidRPr="00DB020F">
        <w:rPr>
          <w:rFonts w:ascii="游明朝" w:eastAsia="游明朝" w:hAnsi="游明朝" w:hint="eastAsia"/>
        </w:rPr>
        <w:t>四分位範囲</w:t>
      </w:r>
      <w:r>
        <w:rPr>
          <w:rFonts w:ascii="游明朝" w:eastAsia="游明朝" w:hAnsi="游明朝" w:hint="eastAsia"/>
        </w:rPr>
        <w:t>：</w:t>
      </w:r>
      <w:r w:rsidR="001E42F9">
        <w:rPr>
          <w:rFonts w:ascii="游明朝" w:eastAsia="游明朝" w:hAnsi="游明朝" w:hint="eastAsia"/>
        </w:rPr>
        <w:t>データを数値順に並べたときの下25%の値（25パーセンタイル）と上25%の値（75パーセンタイル）の範囲.</w:t>
      </w:r>
    </w:p>
    <w:p w14:paraId="13288473" w14:textId="375DC744" w:rsidR="00017316" w:rsidRDefault="00C5440E" w:rsidP="00C5440E">
      <w:pPr>
        <w:ind w:firstLineChars="100" w:firstLine="210"/>
        <w:rPr>
          <w:rFonts w:ascii="游明朝" w:eastAsia="游明朝" w:hAnsi="游明朝"/>
        </w:rPr>
      </w:pPr>
      <w:r>
        <w:rPr>
          <w:rFonts w:ascii="游明朝" w:eastAsia="游明朝" w:hAnsi="游明朝" w:hint="eastAsia"/>
        </w:rPr>
        <w:t>含まれる</w:t>
      </w:r>
      <w:r w:rsidR="005E1D96" w:rsidRPr="005E1D96">
        <w:rPr>
          <w:rFonts w:ascii="游明朝" w:eastAsia="游明朝" w:hAnsi="游明朝" w:hint="eastAsia"/>
        </w:rPr>
        <w:t>データが正規分布している場合は標準誤差ではなく標準偏差で平均を報告</w:t>
      </w:r>
      <w:r w:rsidR="001E42F9">
        <w:rPr>
          <w:rFonts w:ascii="游明朝" w:eastAsia="游明朝" w:hAnsi="游明朝" w:hint="eastAsia"/>
        </w:rPr>
        <w:t>し,</w:t>
      </w:r>
      <w:r w:rsidR="005E1D96">
        <w:rPr>
          <w:rFonts w:ascii="游明朝" w:eastAsia="游明朝" w:hAnsi="游明朝" w:hint="eastAsia"/>
        </w:rPr>
        <w:t xml:space="preserve"> </w:t>
      </w:r>
      <w:r w:rsidR="005E1D96" w:rsidRPr="005E1D96">
        <w:rPr>
          <w:rFonts w:ascii="游明朝" w:eastAsia="游明朝" w:hAnsi="游明朝" w:hint="eastAsia"/>
        </w:rPr>
        <w:t>データが正規分布していない場合は</w:t>
      </w:r>
      <w:ins w:id="54" w:author="Microsoft アカウント" w:date="2025-05-20T13:21:00Z">
        <w:r w:rsidR="00F32F8E">
          <w:rPr>
            <w:rFonts w:ascii="游明朝" w:eastAsia="游明朝" w:hAnsi="游明朝"/>
          </w:rPr>
          <w:t>”</w:t>
        </w:r>
      </w:ins>
      <w:r w:rsidR="005E1D96" w:rsidRPr="005E1D96">
        <w:rPr>
          <w:rFonts w:ascii="游明朝" w:eastAsia="游明朝" w:hAnsi="游明朝" w:hint="eastAsia"/>
        </w:rPr>
        <w:t>中央値（</w:t>
      </w:r>
      <w:r w:rsidR="001E42F9">
        <w:rPr>
          <w:rFonts w:ascii="游明朝" w:eastAsia="游明朝" w:hAnsi="游明朝" w:hint="eastAsia"/>
        </w:rPr>
        <w:t>range</w:t>
      </w:r>
      <w:r w:rsidR="005E1D96" w:rsidRPr="005E1D96">
        <w:rPr>
          <w:rFonts w:ascii="游明朝" w:eastAsia="游明朝" w:hAnsi="游明朝" w:hint="eastAsia"/>
        </w:rPr>
        <w:t>）</w:t>
      </w:r>
      <w:ins w:id="55" w:author="Microsoft アカウント" w:date="2025-05-20T13:21:00Z">
        <w:r w:rsidR="00F32F8E">
          <w:rPr>
            <w:rFonts w:ascii="游明朝" w:eastAsia="游明朝" w:hAnsi="游明朝"/>
          </w:rPr>
          <w:t>”</w:t>
        </w:r>
      </w:ins>
      <w:r w:rsidR="005E1D96" w:rsidRPr="005E1D96">
        <w:rPr>
          <w:rFonts w:ascii="游明朝" w:eastAsia="游明朝" w:hAnsi="游明朝" w:hint="eastAsia"/>
        </w:rPr>
        <w:t>または</w:t>
      </w:r>
      <w:ins w:id="56" w:author="Microsoft アカウント" w:date="2025-05-20T13:21:00Z">
        <w:r w:rsidR="00F32F8E">
          <w:rPr>
            <w:rFonts w:ascii="游明朝" w:eastAsia="游明朝" w:hAnsi="游明朝"/>
          </w:rPr>
          <w:t>”</w:t>
        </w:r>
      </w:ins>
      <w:r w:rsidR="005E1D96" w:rsidRPr="005E1D96">
        <w:rPr>
          <w:rFonts w:ascii="游明朝" w:eastAsia="游明朝" w:hAnsi="游明朝" w:hint="eastAsia"/>
        </w:rPr>
        <w:t>中央値</w:t>
      </w:r>
      <w:r w:rsidR="001E42F9">
        <w:rPr>
          <w:rFonts w:ascii="游明朝" w:eastAsia="游明朝" w:hAnsi="游明朝" w:hint="eastAsia"/>
        </w:rPr>
        <w:t>（</w:t>
      </w:r>
      <w:r w:rsidR="005E1D96" w:rsidRPr="005E1D96">
        <w:rPr>
          <w:rFonts w:ascii="游明朝" w:eastAsia="游明朝" w:hAnsi="游明朝" w:hint="eastAsia"/>
        </w:rPr>
        <w:t>四分位範囲</w:t>
      </w:r>
      <w:r w:rsidR="001E42F9">
        <w:rPr>
          <w:rFonts w:ascii="游明朝" w:eastAsia="游明朝" w:hAnsi="游明朝" w:hint="eastAsia"/>
        </w:rPr>
        <w:t>）</w:t>
      </w:r>
      <w:ins w:id="57" w:author="Microsoft アカウント" w:date="2025-05-20T13:21:00Z">
        <w:r w:rsidR="00F32F8E">
          <w:rPr>
            <w:rFonts w:ascii="游明朝" w:eastAsia="游明朝" w:hAnsi="游明朝"/>
          </w:rPr>
          <w:t>”</w:t>
        </w:r>
      </w:ins>
      <w:r w:rsidR="005E1D96" w:rsidRPr="005E1D96">
        <w:rPr>
          <w:rFonts w:ascii="游明朝" w:eastAsia="游明朝" w:hAnsi="游明朝" w:hint="eastAsia"/>
        </w:rPr>
        <w:t>を報告します</w:t>
      </w:r>
      <w:r w:rsidR="005E1D96">
        <w:rPr>
          <w:rFonts w:ascii="游明朝" w:eastAsia="游明朝" w:hAnsi="游明朝"/>
        </w:rPr>
        <w:fldChar w:fldCharType="begin"/>
      </w:r>
      <w:r w:rsidR="00DB020F">
        <w:rPr>
          <w:rFonts w:ascii="游明朝" w:eastAsia="游明朝" w:hAnsi="游明朝"/>
        </w:rPr>
        <w:instrText xml:space="preserve"> ADDIN EN.CITE &lt;EndNote&gt;&lt;Cite&gt;&lt;Author&gt;Medicine&lt;/Author&gt;&lt;Year&gt;2025.3確認&lt;/Year&gt;&lt;RecNum&gt;1682&lt;/RecNum&gt;&lt;DisplayText&gt;[6]&lt;/DisplayText&gt;&lt;record&gt;&lt;rec-number&gt;1682&lt;/rec-number&gt;&lt;foreign-keys&gt;&lt;key app="EN" db-id="5ep5wtfv09xztzeasdvxprabpr0fwses25wr" timestamp="1742712655"&gt;1682&lt;/key&gt;&lt;/foreign-keys&gt;&lt;ref-type name="Web Page"&gt;12&lt;/ref-type&gt;&lt;contributors&gt;&lt;authors&gt;&lt;author&gt;Annals of Internal Medicine&lt;/author&gt;&lt;/authors&gt;&lt;/contributors&gt;&lt;titles&gt;&lt;title&gt;Information for Authors: General Statistical Guidance&lt;/title&gt;&lt;/titles&gt;&lt;dates&gt;&lt;year&gt;&lt;style face="normal" font="default" size="100%"&gt;2025.3&lt;/style&gt;&lt;style face="normal" font="default" charset="128" size="100%"&gt;確認&lt;/style&gt;&lt;/year&gt;&lt;/dates&gt;&lt;urls&gt;&lt;related-urls&gt;&lt;url&gt;https://www.acpjournals.org/journal/aim/authors/statistical-guidance&lt;/url&gt;&lt;/related-urls&gt;&lt;/urls&gt;&lt;/record&gt;&lt;/Cite&gt;&lt;/EndNote&gt;</w:instrText>
      </w:r>
      <w:r w:rsidR="005E1D96">
        <w:rPr>
          <w:rFonts w:ascii="游明朝" w:eastAsia="游明朝" w:hAnsi="游明朝"/>
        </w:rPr>
        <w:fldChar w:fldCharType="separate"/>
      </w:r>
      <w:r w:rsidR="00DB020F">
        <w:rPr>
          <w:rFonts w:ascii="游明朝" w:eastAsia="游明朝" w:hAnsi="游明朝"/>
          <w:noProof/>
        </w:rPr>
        <w:t>[6]</w:t>
      </w:r>
      <w:r w:rsidR="005E1D96">
        <w:rPr>
          <w:rFonts w:ascii="游明朝" w:eastAsia="游明朝" w:hAnsi="游明朝"/>
        </w:rPr>
        <w:fldChar w:fldCharType="end"/>
      </w:r>
      <w:r w:rsidR="001E42F9">
        <w:rPr>
          <w:rFonts w:ascii="游明朝" w:eastAsia="游明朝" w:hAnsi="游明朝" w:hint="eastAsia"/>
        </w:rPr>
        <w:t>.</w:t>
      </w:r>
      <w:del w:id="58" w:author="Microsoft アカウント" w:date="2025-05-20T13:21:00Z">
        <w:r w:rsidR="001E42F9" w:rsidDel="00F32F8E">
          <w:rPr>
            <w:rFonts w:ascii="游明朝" w:eastAsia="游明朝" w:hAnsi="游明朝" w:hint="eastAsia"/>
          </w:rPr>
          <w:delText xml:space="preserve"> 筆者は最近では</w:delText>
        </w:r>
        <w:r w:rsidR="001E42F9" w:rsidRPr="005E1D96" w:rsidDel="00F32F8E">
          <w:rPr>
            <w:rFonts w:ascii="游明朝" w:eastAsia="游明朝" w:hAnsi="游明朝" w:hint="eastAsia"/>
          </w:rPr>
          <w:delText>中央値（</w:delText>
        </w:r>
        <w:r w:rsidR="001E42F9" w:rsidDel="00F32F8E">
          <w:rPr>
            <w:rFonts w:ascii="游明朝" w:eastAsia="游明朝" w:hAnsi="游明朝" w:hint="eastAsia"/>
          </w:rPr>
          <w:delText>range</w:delText>
        </w:r>
        <w:r w:rsidR="001E42F9" w:rsidRPr="005E1D96" w:rsidDel="00F32F8E">
          <w:rPr>
            <w:rFonts w:ascii="游明朝" w:eastAsia="游明朝" w:hAnsi="游明朝" w:hint="eastAsia"/>
          </w:rPr>
          <w:delText>）</w:delText>
        </w:r>
        <w:r w:rsidR="001E42F9" w:rsidDel="00F32F8E">
          <w:rPr>
            <w:rFonts w:ascii="游明朝" w:eastAsia="游明朝" w:hAnsi="游明朝" w:hint="eastAsia"/>
          </w:rPr>
          <w:delText>を使用しています.</w:delText>
        </w:r>
      </w:del>
    </w:p>
    <w:p w14:paraId="1426A92B" w14:textId="77777777" w:rsidR="00170ED8" w:rsidRDefault="00170ED8" w:rsidP="00170ED8">
      <w:pPr>
        <w:rPr>
          <w:rFonts w:ascii="游明朝" w:eastAsia="游明朝" w:hAnsi="游明朝"/>
        </w:rPr>
      </w:pPr>
    </w:p>
    <w:p w14:paraId="59EC39C2" w14:textId="33099D4F" w:rsidR="00170ED8" w:rsidRPr="00985F88" w:rsidRDefault="00170ED8" w:rsidP="00170ED8">
      <w:pPr>
        <w:rPr>
          <w:rFonts w:ascii="游明朝" w:eastAsia="游明朝" w:hAnsi="游明朝"/>
          <w:b/>
          <w:bCs/>
        </w:rPr>
      </w:pPr>
      <w:r>
        <w:rPr>
          <w:rFonts w:ascii="游明朝" w:eastAsia="游明朝" w:hAnsi="游明朝" w:hint="eastAsia"/>
          <w:b/>
          <w:bCs/>
        </w:rPr>
        <w:t>Ｐ</w:t>
      </w:r>
      <w:r w:rsidRPr="00985F88">
        <w:rPr>
          <w:rFonts w:ascii="游明朝" w:eastAsia="游明朝" w:hAnsi="游明朝" w:hint="eastAsia"/>
          <w:b/>
          <w:bCs/>
        </w:rPr>
        <w:t>値</w:t>
      </w:r>
    </w:p>
    <w:p w14:paraId="00A6C92A" w14:textId="5BC4DAD8" w:rsidR="00464486" w:rsidRDefault="00170ED8" w:rsidP="00170ED8">
      <w:pPr>
        <w:rPr>
          <w:rFonts w:ascii="游明朝" w:eastAsia="游明朝" w:hAnsi="游明朝"/>
        </w:rPr>
      </w:pPr>
      <w:r>
        <w:rPr>
          <w:rFonts w:ascii="游明朝" w:eastAsia="游明朝" w:hAnsi="游明朝" w:hint="eastAsia"/>
        </w:rPr>
        <w:t xml:space="preserve">　</w:t>
      </w:r>
      <w:r w:rsidR="008C4351">
        <w:rPr>
          <w:rFonts w:ascii="游明朝" w:eastAsia="游明朝" w:hAnsi="游明朝" w:hint="eastAsia"/>
        </w:rPr>
        <w:t>2つ以上の集団の性質・傾向が異なるかを統計的に検討し</w:t>
      </w:r>
      <w:r w:rsidR="007344AE">
        <w:rPr>
          <w:rFonts w:ascii="游明朝" w:eastAsia="游明朝" w:hAnsi="游明朝" w:hint="eastAsia"/>
        </w:rPr>
        <w:t>ます.</w:t>
      </w:r>
      <w:r w:rsidR="00D77D0E">
        <w:rPr>
          <w:rFonts w:ascii="游明朝" w:eastAsia="游明朝" w:hAnsi="游明朝"/>
        </w:rPr>
        <w:t xml:space="preserve"> </w:t>
      </w:r>
      <w:r w:rsidR="007344AE">
        <w:rPr>
          <w:rFonts w:ascii="游明朝" w:eastAsia="游明朝" w:hAnsi="游明朝" w:hint="eastAsia"/>
        </w:rPr>
        <w:t>P値とは,</w:t>
      </w:r>
      <w:r w:rsidR="007344AE">
        <w:rPr>
          <w:rFonts w:ascii="游明朝" w:eastAsia="游明朝" w:hAnsi="游明朝"/>
        </w:rPr>
        <w:t xml:space="preserve"> </w:t>
      </w:r>
      <w:ins w:id="59" w:author="Microsoft アカウント" w:date="2025-05-20T13:23:00Z">
        <w:r w:rsidR="00F32F8E">
          <w:rPr>
            <w:rFonts w:ascii="游明朝" w:eastAsia="游明朝" w:hAnsi="游明朝"/>
          </w:rPr>
          <w:t>“</w:t>
        </w:r>
      </w:ins>
      <w:r w:rsidR="00D77D0E" w:rsidRPr="00D77D0E">
        <w:rPr>
          <w:rFonts w:ascii="游明朝" w:eastAsia="游明朝" w:hAnsi="游明朝" w:hint="eastAsia"/>
        </w:rPr>
        <w:t>もし2つの集団に</w:t>
      </w:r>
      <w:r w:rsidR="007344AE">
        <w:rPr>
          <w:rFonts w:ascii="游明朝" w:eastAsia="游明朝" w:hAnsi="游明朝" w:hint="eastAsia"/>
        </w:rPr>
        <w:t>差がなかった場合に</w:t>
      </w:r>
      <w:r w:rsidR="00D77D0E">
        <w:rPr>
          <w:rFonts w:ascii="游明朝" w:eastAsia="游明朝" w:hAnsi="游明朝" w:hint="eastAsia"/>
        </w:rPr>
        <w:t>解析</w:t>
      </w:r>
      <w:r w:rsidR="007344AE">
        <w:rPr>
          <w:rFonts w:ascii="游明朝" w:eastAsia="游明朝" w:hAnsi="游明朝" w:hint="eastAsia"/>
        </w:rPr>
        <w:t>した</w:t>
      </w:r>
      <w:r w:rsidR="00D77D0E" w:rsidRPr="00D77D0E">
        <w:rPr>
          <w:rFonts w:ascii="游明朝" w:eastAsia="游明朝" w:hAnsi="游明朝" w:hint="eastAsia"/>
        </w:rPr>
        <w:t>データが得られる確率</w:t>
      </w:r>
      <w:ins w:id="60" w:author="Microsoft アカウント" w:date="2025-05-20T13:23:00Z">
        <w:r w:rsidR="00F32F8E">
          <w:rPr>
            <w:rFonts w:ascii="游明朝" w:eastAsia="游明朝" w:hAnsi="游明朝"/>
          </w:rPr>
          <w:t>”</w:t>
        </w:r>
      </w:ins>
      <w:r w:rsidR="008C4351">
        <w:rPr>
          <w:rFonts w:ascii="游明朝" w:eastAsia="游明朝" w:hAnsi="游明朝" w:hint="eastAsia"/>
        </w:rPr>
        <w:t xml:space="preserve">です. 通常, 0.05（5%）以下を有意水準としますが, これは集団が一致する確率が5%以下であることを意味します. </w:t>
      </w:r>
      <w:r w:rsidR="00AE626C">
        <w:rPr>
          <w:rFonts w:ascii="游明朝" w:eastAsia="游明朝" w:hAnsi="游明朝" w:hint="eastAsia"/>
        </w:rPr>
        <w:t xml:space="preserve">5%以下の確率ならそれは違う集団だと判断します. </w:t>
      </w:r>
      <w:r w:rsidR="0096122D">
        <w:rPr>
          <w:rFonts w:ascii="游明朝" w:eastAsia="游明朝" w:hAnsi="游明朝" w:hint="eastAsia"/>
        </w:rPr>
        <w:t>前述の特発性器質化肺炎の研究を例にあげると, 「自然軽快群と治療介入群におけるCRPに差はないとする確率は</w:t>
      </w:r>
      <w:r w:rsidR="00D77D0E" w:rsidRPr="00890132">
        <w:rPr>
          <w:rFonts w:ascii="游明朝" w:eastAsia="游明朝" w:hAnsi="游明朝" w:hint="eastAsia"/>
          <w:i/>
          <w:iCs/>
        </w:rPr>
        <w:t>p</w:t>
      </w:r>
      <w:r w:rsidR="00D77D0E">
        <w:rPr>
          <w:rFonts w:ascii="游明朝" w:eastAsia="游明朝" w:hAnsi="游明朝" w:hint="eastAsia"/>
        </w:rPr>
        <w:t>&lt;0.001</w:t>
      </w:r>
      <w:r w:rsidR="00D77D0E">
        <w:rPr>
          <w:rFonts w:ascii="游明朝" w:eastAsia="游明朝" w:hAnsi="游明朝"/>
        </w:rPr>
        <w:t>（</w:t>
      </w:r>
      <w:r w:rsidR="0096122D">
        <w:rPr>
          <w:rFonts w:ascii="游明朝" w:eastAsia="游明朝" w:hAnsi="游明朝" w:hint="eastAsia"/>
        </w:rPr>
        <w:t>0.1%</w:t>
      </w:r>
      <w:r w:rsidR="00D77D0E">
        <w:rPr>
          <w:rFonts w:ascii="游明朝" w:eastAsia="游明朝" w:hAnsi="游明朝" w:hint="eastAsia"/>
        </w:rPr>
        <w:t>以下）</w:t>
      </w:r>
      <w:r w:rsidR="0096122D">
        <w:rPr>
          <w:rFonts w:ascii="游明朝" w:eastAsia="游明朝" w:hAnsi="游明朝" w:hint="eastAsia"/>
        </w:rPr>
        <w:t>だから, これは差があるに</w:t>
      </w:r>
      <w:bookmarkStart w:id="61" w:name="_GoBack"/>
      <w:r w:rsidR="0096122D">
        <w:rPr>
          <w:rFonts w:ascii="游明朝" w:eastAsia="游明朝" w:hAnsi="游明朝" w:hint="eastAsia"/>
        </w:rPr>
        <w:t>違い</w:t>
      </w:r>
      <w:bookmarkEnd w:id="61"/>
      <w:r w:rsidR="0096122D">
        <w:rPr>
          <w:rFonts w:ascii="游明朝" w:eastAsia="游明朝" w:hAnsi="游明朝" w:hint="eastAsia"/>
        </w:rPr>
        <w:t>ない」ということになります</w:t>
      </w:r>
      <w:r w:rsidR="00464486">
        <w:rPr>
          <w:rFonts w:ascii="游明朝" w:eastAsia="游明朝" w:hAnsi="游明朝"/>
        </w:rPr>
        <w:fldChar w:fldCharType="begin"/>
      </w:r>
      <w:r w:rsidR="00F57806">
        <w:rPr>
          <w:rFonts w:ascii="游明朝" w:eastAsia="游明朝" w:hAnsi="游明朝"/>
        </w:rPr>
        <w:instrText xml:space="preserve"> ADDIN EN.CITE &lt;EndNote&gt;&lt;Cite&gt;&lt;Author&gt;新谷歩&lt;/Author&gt;&lt;Year&gt;2016&lt;/Year&gt;&lt;RecNum&gt;1681&lt;/RecNum&gt;&lt;DisplayText&gt;[2, 5]&lt;/DisplayText&gt;&lt;record&gt;&lt;rec-number&gt;1681&lt;/rec-number&gt;&lt;foreign-keys&gt;&lt;key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Cite&gt;&lt;Author&gt;大塚俊昭&lt;/Author&gt;&lt;Year&gt;2022&lt;/Year&gt;&lt;RecNum&gt;1686&lt;/RecNum&gt;&lt;record&gt;&lt;rec-number&gt;1686&lt;/rec-number&gt;&lt;foreign-keys&gt;&lt;key app="EN" db-id="5ep5wtfv09xztzeasdvxprabpr0fwses25wr" timestamp="1742737070"&gt;1686&lt;/key&gt;&lt;/foreign-keys&gt;&lt;ref-type name="Journal Article"&gt;17&lt;/ref-type&gt;&lt;contributors&gt;&lt;authors&gt;&lt;author&gt;&lt;style face="normal" font="default" charset="128" size="100%"&gt;大塚俊昭&lt;/style&gt;&lt;/author&gt;&lt;/authors&gt;&lt;/contributors&gt;&lt;titles&gt;&lt;title&gt;&lt;style face="normal" font="default" charset="128" size="100%"&gt;医学統計解析のいろは&lt;/style&gt;&lt;/title&gt;&lt;secondary-title&gt;&lt;style face="normal" font="default" charset="128" size="100%"&gt;日本医科大学医学会雑誌&lt;/style&gt;&lt;/secondary-title&gt;&lt;/titles&gt;&lt;periodical&gt;&lt;full-title&gt;日本医科大学医学会雑誌&lt;/full-title&gt;&lt;/periodical&gt;&lt;pages&gt;243-251&lt;/pages&gt;&lt;volume&gt;18&lt;/volume&gt;&lt;number&gt;3&lt;/number&gt;&lt;dates&gt;&lt;year&gt;2022&lt;/year&gt;&lt;/dates&gt;&lt;urls&gt;&lt;/urls&gt;&lt;/record&gt;&lt;/Cite&gt;&lt;/EndNote&gt;</w:instrText>
      </w:r>
      <w:r w:rsidR="00464486">
        <w:rPr>
          <w:rFonts w:ascii="游明朝" w:eastAsia="游明朝" w:hAnsi="游明朝"/>
        </w:rPr>
        <w:fldChar w:fldCharType="separate"/>
      </w:r>
      <w:r w:rsidR="00F57806">
        <w:rPr>
          <w:rFonts w:ascii="游明朝" w:eastAsia="游明朝" w:hAnsi="游明朝"/>
          <w:noProof/>
        </w:rPr>
        <w:t>[2, 5]</w:t>
      </w:r>
      <w:r w:rsidR="00464486">
        <w:rPr>
          <w:rFonts w:ascii="游明朝" w:eastAsia="游明朝" w:hAnsi="游明朝"/>
        </w:rPr>
        <w:fldChar w:fldCharType="end"/>
      </w:r>
      <w:r w:rsidR="0096122D">
        <w:rPr>
          <w:rFonts w:ascii="游明朝" w:eastAsia="游明朝" w:hAnsi="游明朝" w:hint="eastAsia"/>
        </w:rPr>
        <w:t>.</w:t>
      </w:r>
      <w:del w:id="62" w:author="Microsoft アカウント" w:date="2025-05-20T13:24:00Z">
        <w:r w:rsidR="00AE626C" w:rsidRPr="00AE626C" w:rsidDel="00F32F8E">
          <w:rPr>
            <w:rFonts w:ascii="游明朝" w:eastAsia="游明朝" w:hAnsi="游明朝"/>
          </w:rPr>
          <w:delText xml:space="preserve"> </w:delText>
        </w:r>
      </w:del>
      <w:ins w:id="63" w:author="Microsoft アカウント" w:date="2025-05-20T13:24:00Z">
        <w:r w:rsidR="00F32F8E">
          <w:rPr>
            <w:rFonts w:ascii="游明朝" w:eastAsia="游明朝" w:hAnsi="游明朝"/>
          </w:rPr>
          <w:t xml:space="preserve"> では</w:t>
        </w:r>
      </w:ins>
      <w:del w:id="64" w:author="Microsoft アカウント" w:date="2025-05-20T13:24:00Z">
        <w:r w:rsidR="00F94BDC" w:rsidDel="00F32F8E">
          <w:rPr>
            <w:rFonts w:ascii="游明朝" w:eastAsia="游明朝" w:hAnsi="游明朝" w:hint="eastAsia"/>
          </w:rPr>
          <w:delText xml:space="preserve">なお, </w:delText>
        </w:r>
      </w:del>
      <w:r w:rsidR="00F94BDC">
        <w:rPr>
          <w:rFonts w:ascii="游明朝" w:eastAsia="游明朝" w:hAnsi="游明朝" w:hint="eastAsia"/>
        </w:rPr>
        <w:t>なぜＰ値が5%なのか</w:t>
      </w:r>
      <w:r w:rsidR="00464486">
        <w:rPr>
          <w:rFonts w:ascii="游明朝" w:eastAsia="游明朝" w:hAnsi="游明朝" w:hint="eastAsia"/>
        </w:rPr>
        <w:t xml:space="preserve">. </w:t>
      </w:r>
      <w:ins w:id="65" w:author="Microsoft アカウント" w:date="2025-05-20T13:24:00Z">
        <w:r w:rsidR="00F32F8E">
          <w:rPr>
            <w:rFonts w:ascii="游明朝" w:eastAsia="游明朝" w:hAnsi="游明朝" w:hint="eastAsia"/>
          </w:rPr>
          <w:t>現在,</w:t>
        </w:r>
        <w:r w:rsidR="00F32F8E">
          <w:rPr>
            <w:rFonts w:ascii="游明朝" w:eastAsia="游明朝" w:hAnsi="游明朝"/>
          </w:rPr>
          <w:t xml:space="preserve"> </w:t>
        </w:r>
      </w:ins>
      <w:r w:rsidR="00464486">
        <w:rPr>
          <w:rFonts w:ascii="游明朝" w:eastAsia="游明朝" w:hAnsi="游明朝" w:hint="eastAsia"/>
        </w:rPr>
        <w:t>慣例的に5%が用いられていますが, 最初に5%を採用した統計学者は「なんとなく」だったそうです</w:t>
      </w:r>
      <w:r w:rsidR="00464486">
        <w:rPr>
          <w:rFonts w:ascii="游明朝" w:eastAsia="游明朝" w:hAnsi="游明朝"/>
        </w:rPr>
        <w:fldChar w:fldCharType="begin"/>
      </w:r>
      <w:r w:rsidR="00F57806">
        <w:rPr>
          <w:rFonts w:ascii="游明朝" w:eastAsia="游明朝" w:hAnsi="游明朝"/>
        </w:rPr>
        <w:instrText xml:space="preserve"> ADDIN EN.CITE &lt;EndNote&gt;&lt;Cite&gt;&lt;Author&gt;大塚俊昭&lt;/Author&gt;&lt;Year&gt;2022&lt;/Year&gt;&lt;RecNum&gt;1686&lt;/RecNum&gt;&lt;DisplayText&gt;[2]&lt;/DisplayText&gt;&lt;record&gt;&lt;rec-number&gt;1686&lt;/rec-number&gt;&lt;foreign-keys&gt;&lt;key app="EN" db-id="5ep5wtfv09xztzeasdvxprabpr0fwses25wr" timestamp="1742737070"&gt;1686&lt;/key&gt;&lt;/foreign-keys&gt;&lt;ref-type name="Journal Article"&gt;17&lt;/ref-type&gt;&lt;contributors&gt;&lt;authors&gt;&lt;author&gt;&lt;style face="normal" font="default" charset="128" size="100%"&gt;大塚俊昭&lt;/style&gt;&lt;/author&gt;&lt;/authors&gt;&lt;/contributors&gt;&lt;titles&gt;&lt;title&gt;&lt;style face="normal" font="default" charset="128" size="100%"&gt;医学統計解析のいろは&lt;/style&gt;&lt;/title&gt;&lt;secondary-title&gt;&lt;style face="normal" font="default" charset="128" size="100%"&gt;日本医科大学医学会雑誌&lt;/style&gt;&lt;/secondary-title&gt;&lt;/titles&gt;&lt;periodical&gt;&lt;full-title&gt;日本医科大学医学会雑誌&lt;/full-title&gt;&lt;/periodical&gt;&lt;pages&gt;243-251&lt;/pages&gt;&lt;volume&gt;18&lt;/volume&gt;&lt;number&gt;3&lt;/number&gt;&lt;dates&gt;&lt;year&gt;2022&lt;/year&gt;&lt;/dates&gt;&lt;urls&gt;&lt;/urls&gt;&lt;/record&gt;&lt;/Cite&gt;&lt;/EndNote&gt;</w:instrText>
      </w:r>
      <w:r w:rsidR="00464486">
        <w:rPr>
          <w:rFonts w:ascii="游明朝" w:eastAsia="游明朝" w:hAnsi="游明朝"/>
        </w:rPr>
        <w:fldChar w:fldCharType="separate"/>
      </w:r>
      <w:r w:rsidR="00F57806">
        <w:rPr>
          <w:rFonts w:ascii="游明朝" w:eastAsia="游明朝" w:hAnsi="游明朝"/>
          <w:noProof/>
        </w:rPr>
        <w:t>[2]</w:t>
      </w:r>
      <w:r w:rsidR="00464486">
        <w:rPr>
          <w:rFonts w:ascii="游明朝" w:eastAsia="游明朝" w:hAnsi="游明朝"/>
        </w:rPr>
        <w:fldChar w:fldCharType="end"/>
      </w:r>
      <w:r w:rsidR="00464486">
        <w:rPr>
          <w:rFonts w:ascii="游明朝" w:eastAsia="游明朝" w:hAnsi="游明朝" w:hint="eastAsia"/>
        </w:rPr>
        <w:t>.</w:t>
      </w:r>
    </w:p>
    <w:p w14:paraId="40180AEC" w14:textId="702FCD52" w:rsidR="00170ED8" w:rsidRPr="00464486" w:rsidRDefault="00AE626C" w:rsidP="00464486">
      <w:pPr>
        <w:ind w:firstLineChars="100" w:firstLine="210"/>
      </w:pPr>
      <w:r>
        <w:rPr>
          <w:rFonts w:ascii="游明朝" w:eastAsia="游明朝" w:hAnsi="游明朝" w:hint="eastAsia"/>
        </w:rPr>
        <w:t>さて</w:t>
      </w:r>
      <w:r w:rsidR="00F94BDC">
        <w:rPr>
          <w:rFonts w:ascii="游明朝" w:eastAsia="游明朝" w:hAnsi="游明朝" w:hint="eastAsia"/>
        </w:rPr>
        <w:t>前述したようにＰ値には問題があります</w:t>
      </w:r>
      <w:r>
        <w:rPr>
          <w:rFonts w:ascii="游明朝" w:eastAsia="游明朝" w:hAnsi="游明朝" w:hint="eastAsia"/>
        </w:rPr>
        <w:t>.</w:t>
      </w:r>
      <w:r w:rsidR="00464486" w:rsidRPr="00464486">
        <w:rPr>
          <w:rFonts w:ascii="游明朝" w:eastAsia="游明朝" w:hAnsi="游明朝"/>
        </w:rPr>
        <w:t xml:space="preserve"> </w:t>
      </w:r>
      <w:r w:rsidR="00D77D0E">
        <w:rPr>
          <w:rFonts w:ascii="游明朝" w:eastAsia="游明朝" w:hAnsi="游明朝" w:hint="eastAsia"/>
        </w:rPr>
        <w:t>それは症例数が多ければ臨床的に</w:t>
      </w:r>
      <w:del w:id="66" w:author="Microsoft アカウント" w:date="2025-05-20T13:46:00Z">
        <w:r w:rsidR="00D77D0E" w:rsidDel="0064088B">
          <w:rPr>
            <w:rFonts w:ascii="游明朝" w:eastAsia="游明朝" w:hAnsi="游明朝" w:hint="eastAsia"/>
          </w:rPr>
          <w:delText>無</w:delText>
        </w:r>
      </w:del>
      <w:r w:rsidR="00D77D0E">
        <w:rPr>
          <w:rFonts w:ascii="游明朝" w:eastAsia="游明朝" w:hAnsi="游明朝" w:hint="eastAsia"/>
        </w:rPr>
        <w:t>意味</w:t>
      </w:r>
      <w:ins w:id="67" w:author="Microsoft アカウント" w:date="2025-05-20T13:46:00Z">
        <w:r w:rsidR="0064088B">
          <w:rPr>
            <w:rFonts w:ascii="游明朝" w:eastAsia="游明朝" w:hAnsi="游明朝" w:hint="eastAsia"/>
          </w:rPr>
          <w:t>が</w:t>
        </w:r>
      </w:ins>
      <w:r w:rsidR="00D77D0E">
        <w:rPr>
          <w:rFonts w:ascii="游明朝" w:eastAsia="游明朝" w:hAnsi="游明朝" w:hint="eastAsia"/>
        </w:rPr>
        <w:t>な</w:t>
      </w:r>
      <w:ins w:id="68" w:author="Microsoft アカウント" w:date="2025-05-20T13:46:00Z">
        <w:r w:rsidR="0064088B">
          <w:rPr>
            <w:rFonts w:ascii="游明朝" w:eastAsia="游明朝" w:hAnsi="游明朝" w:hint="eastAsia"/>
          </w:rPr>
          <w:t>い</w:t>
        </w:r>
      </w:ins>
      <w:r w:rsidR="00D77D0E">
        <w:rPr>
          <w:rFonts w:ascii="游明朝" w:eastAsia="游明朝" w:hAnsi="游明朝" w:hint="eastAsia"/>
        </w:rPr>
        <w:t>差でも</w:t>
      </w:r>
      <w:ins w:id="69" w:author="Microsoft アカウント" w:date="2025-05-20T13:46:00Z">
        <w:r w:rsidR="0064088B">
          <w:rPr>
            <w:rFonts w:ascii="游明朝" w:eastAsia="游明朝" w:hAnsi="游明朝" w:hint="eastAsia"/>
          </w:rPr>
          <w:t>統計的に</w:t>
        </w:r>
      </w:ins>
      <w:r w:rsidR="005D7A0C">
        <w:rPr>
          <w:rFonts w:ascii="游明朝" w:eastAsia="游明朝" w:hAnsi="游明朝" w:hint="eastAsia"/>
        </w:rPr>
        <w:t>有意</w:t>
      </w:r>
      <w:r w:rsidR="00D77D0E">
        <w:rPr>
          <w:rFonts w:ascii="游明朝" w:eastAsia="游明朝" w:hAnsi="游明朝" w:hint="eastAsia"/>
        </w:rPr>
        <w:t>（</w:t>
      </w:r>
      <w:r w:rsidR="00D77D0E" w:rsidRPr="00890132">
        <w:rPr>
          <w:rFonts w:ascii="游明朝" w:eastAsia="游明朝" w:hAnsi="游明朝" w:hint="eastAsia"/>
          <w:i/>
          <w:iCs/>
        </w:rPr>
        <w:t>p</w:t>
      </w:r>
      <w:r w:rsidR="00D77D0E">
        <w:rPr>
          <w:rFonts w:ascii="游明朝" w:eastAsia="游明朝" w:hAnsi="游明朝" w:hint="eastAsia"/>
        </w:rPr>
        <w:t>&lt;0.0</w:t>
      </w:r>
      <w:r w:rsidR="00D77D0E">
        <w:rPr>
          <w:rFonts w:ascii="游明朝" w:eastAsia="游明朝" w:hAnsi="游明朝"/>
        </w:rPr>
        <w:t>5</w:t>
      </w:r>
      <w:r w:rsidR="00D77D0E">
        <w:rPr>
          <w:rFonts w:ascii="游明朝" w:eastAsia="游明朝" w:hAnsi="游明朝" w:hint="eastAsia"/>
        </w:rPr>
        <w:t>）</w:t>
      </w:r>
      <w:r w:rsidR="005D7A0C">
        <w:rPr>
          <w:rFonts w:ascii="游明朝" w:eastAsia="游明朝" w:hAnsi="游明朝" w:hint="eastAsia"/>
        </w:rPr>
        <w:t xml:space="preserve">となりやすく, </w:t>
      </w:r>
      <w:r w:rsidR="00D77D0E">
        <w:rPr>
          <w:rFonts w:ascii="游明朝" w:eastAsia="游明朝" w:hAnsi="游明朝" w:hint="eastAsia"/>
        </w:rPr>
        <w:t>逆に少数例の検討では</w:t>
      </w:r>
      <w:r w:rsidR="005D7A0C">
        <w:rPr>
          <w:rFonts w:ascii="游明朝" w:eastAsia="游明朝" w:hAnsi="游明朝" w:hint="eastAsia"/>
        </w:rPr>
        <w:t>臨床的に意味があっても有意差が出にくくなります. 臨床的に無意味な差というのは, 前述の特発性器質化肺炎のCRP</w:t>
      </w:r>
      <w:del w:id="70" w:author="Microsoft アカウント" w:date="2025-05-20T13:25:00Z">
        <w:r w:rsidR="005D7A0C" w:rsidDel="00F32F8E">
          <w:rPr>
            <w:rFonts w:ascii="游明朝" w:eastAsia="游明朝" w:hAnsi="游明朝" w:hint="eastAsia"/>
          </w:rPr>
          <w:delText>を再度持ち出すと</w:delText>
        </w:r>
      </w:del>
      <w:ins w:id="71" w:author="Microsoft アカウント" w:date="2025-05-20T13:25:00Z">
        <w:r w:rsidR="00F32F8E">
          <w:rPr>
            <w:rFonts w:ascii="游明朝" w:eastAsia="游明朝" w:hAnsi="游明朝" w:hint="eastAsia"/>
          </w:rPr>
          <w:t>において</w:t>
        </w:r>
      </w:ins>
      <w:r w:rsidR="005D7A0C">
        <w:rPr>
          <w:rFonts w:ascii="游明朝" w:eastAsia="游明朝" w:hAnsi="游明朝" w:hint="eastAsia"/>
        </w:rPr>
        <w:t xml:space="preserve">, </w:t>
      </w:r>
      <w:r w:rsidR="001D2C1A">
        <w:rPr>
          <w:rFonts w:ascii="游明朝" w:eastAsia="游明朝" w:hAnsi="游明朝" w:hint="eastAsia"/>
        </w:rPr>
        <w:t>仮に双方のCRPの中央値の差が0.01 mg/dLだった</w:t>
      </w:r>
      <w:r w:rsidR="00D77D0E">
        <w:rPr>
          <w:rFonts w:ascii="游明朝" w:eastAsia="游明朝" w:hAnsi="游明朝" w:hint="eastAsia"/>
        </w:rPr>
        <w:t>場合を考えてください.</w:t>
      </w:r>
      <w:r w:rsidR="00D77D0E">
        <w:rPr>
          <w:rFonts w:ascii="游明朝" w:eastAsia="游明朝" w:hAnsi="游明朝"/>
        </w:rPr>
        <w:t xml:space="preserve"> </w:t>
      </w:r>
      <w:r w:rsidR="001D2C1A">
        <w:rPr>
          <w:rFonts w:ascii="游明朝" w:eastAsia="游明朝" w:hAnsi="游明朝" w:hint="eastAsia"/>
        </w:rPr>
        <w:t>異なる集団ではありますが, 0.01 mg/dLの差がある集団に対してCRP</w:t>
      </w:r>
      <w:r w:rsidR="00D77D0E">
        <w:rPr>
          <w:rFonts w:ascii="游明朝" w:eastAsia="游明朝" w:hAnsi="游明朝" w:hint="eastAsia"/>
        </w:rPr>
        <w:t>の値で見分けるのは難しいです</w:t>
      </w:r>
      <w:r w:rsidR="001D2C1A">
        <w:rPr>
          <w:rFonts w:ascii="游明朝" w:eastAsia="游明朝" w:hAnsi="游明朝" w:hint="eastAsia"/>
        </w:rPr>
        <w:t xml:space="preserve">. </w:t>
      </w:r>
      <w:r w:rsidR="009F26C8">
        <w:rPr>
          <w:rFonts w:ascii="游明朝" w:eastAsia="游明朝" w:hAnsi="游明朝" w:hint="eastAsia"/>
        </w:rPr>
        <w:t>だからこそ「差があるかどうか」だけでなく,</w:t>
      </w:r>
      <w:r w:rsidR="009F26C8">
        <w:rPr>
          <w:rFonts w:ascii="游明朝" w:eastAsia="游明朝" w:hAnsi="游明朝"/>
        </w:rPr>
        <w:t xml:space="preserve"> </w:t>
      </w:r>
      <w:r w:rsidR="009F26C8">
        <w:rPr>
          <w:rFonts w:ascii="游明朝" w:eastAsia="游明朝" w:hAnsi="游明朝" w:hint="eastAsia"/>
        </w:rPr>
        <w:t>「どのくらい差があるのか</w:t>
      </w:r>
      <w:r w:rsidR="009F26C8" w:rsidRPr="009F26C8">
        <w:rPr>
          <w:rFonts w:ascii="游明朝" w:eastAsia="游明朝" w:hAnsi="游明朝" w:hint="eastAsia"/>
        </w:rPr>
        <w:t>」や「その推定精度（</w:t>
      </w:r>
      <w:r w:rsidR="009F26C8">
        <w:rPr>
          <w:rFonts w:ascii="游明朝" w:eastAsia="游明朝" w:hAnsi="游明朝" w:hint="eastAsia"/>
        </w:rPr>
        <w:t>95%信頼区間</w:t>
      </w:r>
      <w:r w:rsidR="009F26C8" w:rsidRPr="009F26C8">
        <w:rPr>
          <w:rFonts w:ascii="游明朝" w:eastAsia="游明朝" w:hAnsi="游明朝" w:hint="eastAsia"/>
        </w:rPr>
        <w:t>）」</w:t>
      </w:r>
      <w:r w:rsidR="001D2C1A">
        <w:rPr>
          <w:rFonts w:ascii="游明朝" w:eastAsia="游明朝" w:hAnsi="游明朝" w:hint="eastAsia"/>
        </w:rPr>
        <w:t>が重要視されています</w:t>
      </w:r>
      <w:r w:rsidR="00464486">
        <w:rPr>
          <w:rFonts w:ascii="游明朝" w:eastAsia="游明朝" w:hAnsi="游明朝"/>
        </w:rPr>
        <w:fldChar w:fldCharType="begin"/>
      </w:r>
      <w:r w:rsidR="00F57806">
        <w:rPr>
          <w:rFonts w:ascii="游明朝" w:eastAsia="游明朝" w:hAnsi="游明朝"/>
        </w:rPr>
        <w:instrText xml:space="preserve"> ADDIN EN.CITE &lt;EndNote&gt;&lt;Cite&gt;&lt;Author&gt;新谷歩&lt;/Author&gt;&lt;Year&gt;2016&lt;/Year&gt;&lt;RecNum&gt;1681&lt;/RecNum&gt;&lt;DisplayText&gt;[5]&lt;/DisplayText&gt;&lt;record&gt;&lt;rec-number&gt;1681&lt;/rec-number&gt;&lt;foreign-keys&gt;&lt;key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size="100%"&gt;医学書院&lt;/style&gt;&lt;/publisher&gt;&lt;urls&gt;&lt;/urls&gt;&lt;/record&gt;&lt;/Cite&gt;&lt;/EndNote&gt;</w:instrText>
      </w:r>
      <w:r w:rsidR="00464486">
        <w:rPr>
          <w:rFonts w:ascii="游明朝" w:eastAsia="游明朝" w:hAnsi="游明朝"/>
        </w:rPr>
        <w:fldChar w:fldCharType="separate"/>
      </w:r>
      <w:r w:rsidR="00F57806">
        <w:rPr>
          <w:rFonts w:ascii="游明朝" w:eastAsia="游明朝" w:hAnsi="游明朝"/>
          <w:noProof/>
        </w:rPr>
        <w:t>[5]</w:t>
      </w:r>
      <w:r w:rsidR="00464486">
        <w:rPr>
          <w:rFonts w:ascii="游明朝" w:eastAsia="游明朝" w:hAnsi="游明朝"/>
        </w:rPr>
        <w:fldChar w:fldCharType="end"/>
      </w:r>
      <w:r w:rsidR="005D7A0C">
        <w:rPr>
          <w:rFonts w:ascii="游明朝" w:eastAsia="游明朝" w:hAnsi="游明朝" w:hint="eastAsia"/>
        </w:rPr>
        <w:t>.</w:t>
      </w:r>
    </w:p>
    <w:p w14:paraId="52F66EF4" w14:textId="77777777" w:rsidR="005E1D96" w:rsidRPr="001E42F9" w:rsidRDefault="005E1D96" w:rsidP="00A97FCA">
      <w:pPr>
        <w:rPr>
          <w:rFonts w:ascii="游明朝" w:eastAsia="游明朝" w:hAnsi="游明朝"/>
        </w:rPr>
      </w:pPr>
    </w:p>
    <w:p w14:paraId="7AB6D7A8" w14:textId="655BB430" w:rsidR="00017316" w:rsidRPr="00985F88" w:rsidRDefault="00017316" w:rsidP="00A97FCA">
      <w:pPr>
        <w:rPr>
          <w:rFonts w:ascii="游明朝" w:eastAsia="游明朝" w:hAnsi="游明朝"/>
          <w:b/>
          <w:bCs/>
        </w:rPr>
      </w:pPr>
      <w:r w:rsidRPr="00985F88">
        <w:rPr>
          <w:rFonts w:ascii="游明朝" w:eastAsia="游明朝" w:hAnsi="游明朝" w:hint="eastAsia"/>
          <w:b/>
          <w:bCs/>
        </w:rPr>
        <w:t>2値変数の解析</w:t>
      </w:r>
    </w:p>
    <w:p w14:paraId="01F6B0AC" w14:textId="771491BD" w:rsidR="00017316" w:rsidRDefault="005D7D15" w:rsidP="00A97FCA">
      <w:pPr>
        <w:rPr>
          <w:rFonts w:ascii="游明朝" w:eastAsia="游明朝" w:hAnsi="游明朝"/>
        </w:rPr>
      </w:pPr>
      <w:r>
        <w:rPr>
          <w:rFonts w:ascii="游明朝" w:eastAsia="游明朝" w:hAnsi="游明朝" w:hint="eastAsia"/>
        </w:rPr>
        <w:t xml:space="preserve">　2値変数とは</w:t>
      </w:r>
      <w:r w:rsidR="006D2C10">
        <w:rPr>
          <w:rFonts w:ascii="游明朝" w:eastAsia="游明朝" w:hAnsi="游明朝" w:hint="eastAsia"/>
        </w:rPr>
        <w:t>2つの値（カテゴリー）しかとらない</w:t>
      </w:r>
      <w:r w:rsidR="00A808BA">
        <w:rPr>
          <w:rFonts w:ascii="游明朝" w:eastAsia="游明朝" w:hAnsi="游明朝" w:hint="eastAsia"/>
        </w:rPr>
        <w:t xml:space="preserve">変数で, 例えば性別や症状の有無, 画像所見の有無などが挙げられ, </w:t>
      </w:r>
      <w:ins w:id="72" w:author="Microsoft アカウント" w:date="2025-05-20T13:26:00Z">
        <w:r w:rsidR="00F32F8E">
          <w:rPr>
            <w:rFonts w:ascii="游明朝" w:eastAsia="游明朝" w:hAnsi="游明朝" w:hint="eastAsia"/>
          </w:rPr>
          <w:t>2値変数</w:t>
        </w:r>
      </w:ins>
      <w:ins w:id="73" w:author="Microsoft アカウント" w:date="2025-05-20T13:27:00Z">
        <w:r w:rsidR="00F32F8E">
          <w:rPr>
            <w:rFonts w:ascii="游明朝" w:eastAsia="游明朝" w:hAnsi="游明朝" w:hint="eastAsia"/>
          </w:rPr>
          <w:t>同士では</w:t>
        </w:r>
      </w:ins>
      <w:r w:rsidR="00A808BA">
        <w:rPr>
          <w:rFonts w:ascii="游明朝" w:eastAsia="游明朝" w:hAnsi="游明朝" w:hint="eastAsia"/>
        </w:rPr>
        <w:t>2×2の表が作れます（表2）.</w:t>
      </w:r>
      <w:r w:rsidR="00E579A0">
        <w:rPr>
          <w:rFonts w:ascii="游明朝" w:eastAsia="游明朝" w:hAnsi="游明朝" w:hint="eastAsia"/>
        </w:rPr>
        <w:t xml:space="preserve"> </w:t>
      </w:r>
      <w:r w:rsidR="00E579A0" w:rsidRPr="00E579A0">
        <w:rPr>
          <w:rFonts w:ascii="游明朝" w:eastAsia="游明朝" w:hAnsi="游明朝" w:hint="eastAsia"/>
        </w:rPr>
        <w:t>χ</w:t>
      </w:r>
      <w:r w:rsidR="00E579A0" w:rsidRPr="00E579A0">
        <w:rPr>
          <w:rFonts w:ascii="游明朝" w:eastAsia="游明朝" w:hAnsi="游明朝" w:hint="eastAsia"/>
          <w:vertAlign w:val="superscript"/>
        </w:rPr>
        <w:t>2</w:t>
      </w:r>
      <w:r w:rsidR="00E579A0" w:rsidRPr="00E579A0">
        <w:rPr>
          <w:rFonts w:ascii="游明朝" w:eastAsia="游明朝" w:hAnsi="游明朝" w:hint="eastAsia"/>
        </w:rPr>
        <w:t xml:space="preserve"> 検定</w:t>
      </w:r>
      <w:r w:rsidR="00E579A0">
        <w:rPr>
          <w:rFonts w:ascii="游明朝" w:eastAsia="游明朝" w:hAnsi="游明朝" w:hint="eastAsia"/>
        </w:rPr>
        <w:t>と</w:t>
      </w:r>
      <w:r w:rsidR="00E579A0" w:rsidRPr="00E579A0">
        <w:rPr>
          <w:rFonts w:ascii="游明朝" w:eastAsia="游明朝" w:hAnsi="游明朝" w:hint="eastAsia"/>
        </w:rPr>
        <w:t>Fisher の正確検定</w:t>
      </w:r>
      <w:r w:rsidR="00E579A0">
        <w:rPr>
          <w:rFonts w:ascii="游明朝" w:eastAsia="游明朝" w:hAnsi="游明朝" w:hint="eastAsia"/>
        </w:rPr>
        <w:t>があり, 通常は</w:t>
      </w:r>
      <w:r w:rsidR="00E579A0" w:rsidRPr="00E579A0">
        <w:rPr>
          <w:rFonts w:ascii="游明朝" w:eastAsia="游明朝" w:hAnsi="游明朝" w:hint="eastAsia"/>
        </w:rPr>
        <w:t>χ</w:t>
      </w:r>
      <w:r w:rsidR="00E579A0" w:rsidRPr="00E579A0">
        <w:rPr>
          <w:rFonts w:ascii="游明朝" w:eastAsia="游明朝" w:hAnsi="游明朝" w:hint="eastAsia"/>
          <w:vertAlign w:val="superscript"/>
        </w:rPr>
        <w:t>2</w:t>
      </w:r>
      <w:r w:rsidR="00E579A0" w:rsidRPr="00E579A0">
        <w:rPr>
          <w:rFonts w:ascii="游明朝" w:eastAsia="游明朝" w:hAnsi="游明朝" w:hint="eastAsia"/>
        </w:rPr>
        <w:t xml:space="preserve"> 検定</w:t>
      </w:r>
      <w:r w:rsidR="00E579A0">
        <w:rPr>
          <w:rFonts w:ascii="游明朝" w:eastAsia="游明朝" w:hAnsi="游明朝" w:hint="eastAsia"/>
        </w:rPr>
        <w:t xml:space="preserve">を使用しますが, </w:t>
      </w:r>
      <w:r w:rsidR="006D4CAC" w:rsidRPr="006D4CAC">
        <w:rPr>
          <w:rFonts w:ascii="游明朝" w:eastAsia="游明朝" w:hAnsi="游明朝" w:hint="eastAsia"/>
        </w:rPr>
        <w:t>各セルの期待度数が5未満</w:t>
      </w:r>
      <w:r w:rsidR="006D4CAC">
        <w:rPr>
          <w:rFonts w:ascii="游明朝" w:eastAsia="游明朝" w:hAnsi="游明朝" w:hint="eastAsia"/>
        </w:rPr>
        <w:t>,</w:t>
      </w:r>
      <w:r w:rsidR="006D4CAC">
        <w:rPr>
          <w:rFonts w:ascii="游明朝" w:eastAsia="游明朝" w:hAnsi="游明朝"/>
        </w:rPr>
        <w:t xml:space="preserve"> </w:t>
      </w:r>
      <w:r w:rsidR="006D4CAC" w:rsidRPr="006D4CAC">
        <w:rPr>
          <w:rFonts w:ascii="游明朝" w:eastAsia="游明朝" w:hAnsi="游明朝" w:hint="eastAsia"/>
        </w:rPr>
        <w:t>または総例数が少ない（一般に20以下）場合に</w:t>
      </w:r>
      <w:r w:rsidR="00E579A0">
        <w:rPr>
          <w:rFonts w:ascii="游明朝" w:eastAsia="游明朝" w:hAnsi="游明朝" w:hint="eastAsia"/>
        </w:rPr>
        <w:t>は</w:t>
      </w:r>
      <w:r w:rsidR="00E579A0" w:rsidRPr="00E579A0">
        <w:rPr>
          <w:rFonts w:ascii="游明朝" w:eastAsia="游明朝" w:hAnsi="游明朝" w:hint="eastAsia"/>
        </w:rPr>
        <w:t>Fisher の正確検定</w:t>
      </w:r>
      <w:r w:rsidR="00E579A0">
        <w:rPr>
          <w:rFonts w:ascii="游明朝" w:eastAsia="游明朝" w:hAnsi="游明朝" w:hint="eastAsia"/>
        </w:rPr>
        <w:t>を使用します</w:t>
      </w:r>
      <w:r w:rsidR="00E579A0">
        <w:rPr>
          <w:rFonts w:ascii="游明朝" w:eastAsia="游明朝" w:hAnsi="游明朝"/>
        </w:rPr>
        <w:fldChar w:fldCharType="begin"/>
      </w:r>
      <w:r w:rsidR="00E579A0">
        <w:rPr>
          <w:rFonts w:ascii="游明朝" w:eastAsia="游明朝" w:hAnsi="游明朝"/>
        </w:rPr>
        <w:instrText xml:space="preserve"> ADDIN EN.CITE &lt;EndNote&gt;&lt;Cite&gt;&lt;Author&gt;新谷歩&lt;/Author&gt;&lt;Year&gt;2016&lt;/Year&gt;&lt;RecNum&gt;1681&lt;/RecNum&gt;&lt;DisplayText&gt;[2, 5]&lt;/DisplayText&gt;&lt;record&gt;&lt;rec-number&gt;1681&lt;/rec-number&gt;&lt;foreign-keys&gt;&lt;key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Cite&gt;&lt;Author&gt;大塚俊昭&lt;/Author&gt;&lt;Year&gt;2022&lt;/Year&gt;&lt;RecNum&gt;1686&lt;/RecNum&gt;&lt;record&gt;&lt;rec-number&gt;1686&lt;/rec-number&gt;&lt;foreign-keys&gt;&lt;key app="EN" db-id="5ep5wtfv09xztzeasdvxprabpr0fwses25wr" timestamp="1742737070"&gt;1686&lt;/key&gt;&lt;/foreign-keys&gt;&lt;ref-type name="Journal Article"&gt;17&lt;/ref-type&gt;&lt;contributors&gt;&lt;authors&gt;&lt;author&gt;&lt;style face="normal" font="default" charset="128" size="100%"&gt;大塚俊昭&lt;/style&gt;&lt;/author&gt;&lt;/authors&gt;&lt;/contributors&gt;&lt;titles&gt;&lt;title&gt;&lt;style face="normal" font="default" charset="128" size="100%"&gt;医学統計解析のいろは&lt;/style&gt;&lt;/title&gt;&lt;secondary-title&gt;&lt;style face="normal" font="default" charset="128" size="100%"&gt;日本医科大学医学会雑誌&lt;/style&gt;&lt;/secondary-title&gt;&lt;/titles&gt;&lt;periodical&gt;&lt;full-title&gt;日本医科大学医学会雑誌&lt;/full-title&gt;&lt;/periodical&gt;&lt;pages&gt;243-251&lt;/pages&gt;&lt;volume&gt;18&lt;/volume&gt;&lt;number&gt;3&lt;/number&gt;&lt;dates&gt;&lt;year&gt;2022&lt;/year&gt;&lt;/dates&gt;&lt;urls&gt;&lt;/urls&gt;&lt;/record&gt;&lt;/Cite&gt;&lt;/EndNote&gt;</w:instrText>
      </w:r>
      <w:r w:rsidR="00E579A0">
        <w:rPr>
          <w:rFonts w:ascii="游明朝" w:eastAsia="游明朝" w:hAnsi="游明朝"/>
        </w:rPr>
        <w:fldChar w:fldCharType="separate"/>
      </w:r>
      <w:r w:rsidR="00E579A0">
        <w:rPr>
          <w:rFonts w:ascii="游明朝" w:eastAsia="游明朝" w:hAnsi="游明朝"/>
          <w:noProof/>
        </w:rPr>
        <w:t>[2, 5]</w:t>
      </w:r>
      <w:r w:rsidR="00E579A0">
        <w:rPr>
          <w:rFonts w:ascii="游明朝" w:eastAsia="游明朝" w:hAnsi="游明朝"/>
        </w:rPr>
        <w:fldChar w:fldCharType="end"/>
      </w:r>
      <w:r w:rsidR="00E579A0">
        <w:rPr>
          <w:rFonts w:ascii="游明朝" w:eastAsia="游明朝" w:hAnsi="游明朝" w:hint="eastAsia"/>
        </w:rPr>
        <w:t>.</w:t>
      </w:r>
      <w:r w:rsidR="007D081C">
        <w:rPr>
          <w:rFonts w:ascii="游明朝" w:eastAsia="游明朝" w:hAnsi="游明朝"/>
        </w:rPr>
        <w:t xml:space="preserve"> なお表</w:t>
      </w:r>
      <w:r w:rsidR="007D081C">
        <w:rPr>
          <w:rFonts w:ascii="游明朝" w:eastAsia="游明朝" w:hAnsi="游明朝" w:hint="eastAsia"/>
        </w:rPr>
        <w:t>2は</w:t>
      </w:r>
      <w:r w:rsidR="00832C46" w:rsidRPr="00E579A0">
        <w:rPr>
          <w:rFonts w:ascii="游明朝" w:eastAsia="游明朝" w:hAnsi="游明朝" w:hint="eastAsia"/>
        </w:rPr>
        <w:t>Fisher の正確検定</w:t>
      </w:r>
      <w:r w:rsidR="00832C46">
        <w:rPr>
          <w:rFonts w:ascii="游明朝" w:eastAsia="游明朝" w:hAnsi="游明朝" w:hint="eastAsia"/>
        </w:rPr>
        <w:t>で</w:t>
      </w:r>
      <w:r w:rsidR="007D081C">
        <w:rPr>
          <w:rFonts w:ascii="游明朝" w:eastAsia="游明朝" w:hAnsi="游明朝"/>
        </w:rPr>
        <w:t>有意差を認め</w:t>
      </w:r>
      <w:del w:id="74" w:author="Microsoft アカウント" w:date="2025-05-20T13:28:00Z">
        <w:r w:rsidR="007D081C" w:rsidDel="00F32F8E">
          <w:rPr>
            <w:rFonts w:ascii="游明朝" w:eastAsia="游明朝" w:hAnsi="游明朝"/>
          </w:rPr>
          <w:delText>ず</w:delText>
        </w:r>
      </w:del>
      <w:ins w:id="75" w:author="Microsoft アカウント" w:date="2025-05-20T13:28:00Z">
        <w:r w:rsidR="00F32F8E">
          <w:rPr>
            <w:rFonts w:ascii="游明朝" w:eastAsia="游明朝" w:hAnsi="游明朝"/>
          </w:rPr>
          <w:t>なかったため</w:t>
        </w:r>
      </w:ins>
      <w:r w:rsidR="007D081C">
        <w:rPr>
          <w:rFonts w:ascii="游明朝" w:eastAsia="游明朝" w:hAnsi="游明朝"/>
        </w:rPr>
        <w:t>（</w:t>
      </w:r>
      <w:r w:rsidR="007D081C" w:rsidRPr="007D081C">
        <w:rPr>
          <w:rFonts w:ascii="游明朝" w:eastAsia="游明朝" w:hAnsi="游明朝" w:hint="eastAsia"/>
          <w:i/>
        </w:rPr>
        <w:t>p</w:t>
      </w:r>
      <w:r w:rsidR="007D081C">
        <w:rPr>
          <w:rFonts w:ascii="游明朝" w:eastAsia="游明朝" w:hAnsi="游明朝"/>
        </w:rPr>
        <w:t>&gt;0.999）</w:t>
      </w:r>
      <w:r w:rsidR="007D081C">
        <w:rPr>
          <w:rFonts w:ascii="游明朝" w:eastAsia="游明朝" w:hAnsi="游明朝" w:hint="eastAsia"/>
        </w:rPr>
        <w:t>,</w:t>
      </w:r>
      <w:r w:rsidR="007D081C">
        <w:rPr>
          <w:rFonts w:ascii="游明朝" w:eastAsia="游明朝" w:hAnsi="游明朝"/>
        </w:rPr>
        <w:t xml:space="preserve"> 「</w:t>
      </w:r>
      <w:r w:rsidR="006D4CAC">
        <w:rPr>
          <w:rFonts w:ascii="游明朝" w:eastAsia="游明朝" w:hAnsi="游明朝" w:hint="eastAsia"/>
        </w:rPr>
        <w:t>特発性器質化肺炎の自然軽快群と治療介入群において,</w:t>
      </w:r>
      <w:r w:rsidR="006D4CAC">
        <w:rPr>
          <w:rFonts w:ascii="游明朝" w:eastAsia="游明朝" w:hAnsi="游明朝"/>
        </w:rPr>
        <w:t xml:space="preserve"> </w:t>
      </w:r>
      <w:r w:rsidR="006D4CAC" w:rsidRPr="006D4CAC">
        <w:rPr>
          <w:rFonts w:ascii="游明朝" w:eastAsia="游明朝" w:hAnsi="游明朝" w:hint="eastAsia"/>
        </w:rPr>
        <w:t>性別の分布に統計的な差があるとは言えない</w:t>
      </w:r>
      <w:r w:rsidR="007D081C">
        <w:rPr>
          <w:rFonts w:ascii="游明朝" w:eastAsia="游明朝" w:hAnsi="游明朝" w:hint="eastAsia"/>
        </w:rPr>
        <w:t>」と</w:t>
      </w:r>
      <w:del w:id="76" w:author="Microsoft アカウント" w:date="2025-05-20T13:28:00Z">
        <w:r w:rsidR="007D081C" w:rsidDel="00F32F8E">
          <w:rPr>
            <w:rFonts w:ascii="游明朝" w:eastAsia="游明朝" w:hAnsi="游明朝" w:hint="eastAsia"/>
          </w:rPr>
          <w:delText>いえ</w:delText>
        </w:r>
      </w:del>
      <w:ins w:id="77" w:author="Microsoft アカウント" w:date="2025-05-20T13:28:00Z">
        <w:r w:rsidR="00F32F8E">
          <w:rPr>
            <w:rFonts w:ascii="游明朝" w:eastAsia="游明朝" w:hAnsi="游明朝" w:hint="eastAsia"/>
          </w:rPr>
          <w:t>なり</w:t>
        </w:r>
      </w:ins>
      <w:r w:rsidR="007D081C">
        <w:rPr>
          <w:rFonts w:ascii="游明朝" w:eastAsia="游明朝" w:hAnsi="游明朝" w:hint="eastAsia"/>
        </w:rPr>
        <w:t>ます.</w:t>
      </w:r>
      <w:r w:rsidR="006D2C10">
        <w:rPr>
          <w:rFonts w:ascii="游明朝" w:eastAsia="游明朝" w:hAnsi="游明朝" w:hint="eastAsia"/>
        </w:rPr>
        <w:t xml:space="preserve"> </w:t>
      </w:r>
      <w:r w:rsidR="006D2C10" w:rsidRPr="00E579A0">
        <w:rPr>
          <w:rFonts w:ascii="游明朝" w:eastAsia="游明朝" w:hAnsi="游明朝" w:hint="eastAsia"/>
        </w:rPr>
        <w:t>χ</w:t>
      </w:r>
      <w:r w:rsidR="006D2C10" w:rsidRPr="00E579A0">
        <w:rPr>
          <w:rFonts w:ascii="游明朝" w:eastAsia="游明朝" w:hAnsi="游明朝" w:hint="eastAsia"/>
          <w:vertAlign w:val="superscript"/>
        </w:rPr>
        <w:t>2</w:t>
      </w:r>
      <w:r w:rsidR="006D2C10" w:rsidRPr="00E579A0">
        <w:rPr>
          <w:rFonts w:ascii="游明朝" w:eastAsia="游明朝" w:hAnsi="游明朝" w:hint="eastAsia"/>
        </w:rPr>
        <w:t xml:space="preserve"> 検定</w:t>
      </w:r>
      <w:r w:rsidR="006D2C10">
        <w:rPr>
          <w:rFonts w:ascii="游明朝" w:eastAsia="游明朝" w:hAnsi="游明朝" w:hint="eastAsia"/>
        </w:rPr>
        <w:t>は3つ以上のカテゴリーでも解析可能です</w:t>
      </w:r>
      <w:r w:rsidR="00AF2305">
        <w:rPr>
          <w:rFonts w:ascii="游明朝" w:eastAsia="游明朝" w:hAnsi="游明朝"/>
        </w:rPr>
        <w:fldChar w:fldCharType="begin"/>
      </w:r>
      <w:r w:rsidR="00AF2305">
        <w:rPr>
          <w:rFonts w:ascii="游明朝" w:eastAsia="游明朝" w:hAnsi="游明朝"/>
        </w:rPr>
        <w:instrText xml:space="preserve"> ADDIN EN.CITE &lt;EndNote&gt;&lt;Cite&gt;&lt;Author&gt;新谷歩&lt;/Author&gt;&lt;Year&gt;2016&lt;/Year&gt;&lt;RecNum&gt;1681&lt;/RecNum&gt;&lt;DisplayText&gt;[5]&lt;/DisplayText&gt;&lt;record&gt;&lt;rec-number&gt;1681&lt;/rec-number&gt;&lt;foreign-keys&gt;&lt;key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size="100%"&gt;医学書院&lt;/style&gt;&lt;/publisher&gt;&lt;urls&gt;&lt;/urls&gt;&lt;/record&gt;&lt;/Cite&gt;&lt;/EndNote&gt;</w:instrText>
      </w:r>
      <w:r w:rsidR="00AF2305">
        <w:rPr>
          <w:rFonts w:ascii="游明朝" w:eastAsia="游明朝" w:hAnsi="游明朝"/>
        </w:rPr>
        <w:fldChar w:fldCharType="separate"/>
      </w:r>
      <w:r w:rsidR="00AF2305">
        <w:rPr>
          <w:rFonts w:ascii="游明朝" w:eastAsia="游明朝" w:hAnsi="游明朝"/>
          <w:noProof/>
        </w:rPr>
        <w:t>[5]</w:t>
      </w:r>
      <w:r w:rsidR="00AF2305">
        <w:rPr>
          <w:rFonts w:ascii="游明朝" w:eastAsia="游明朝" w:hAnsi="游明朝"/>
        </w:rPr>
        <w:fldChar w:fldCharType="end"/>
      </w:r>
      <w:r w:rsidR="006D2C10">
        <w:rPr>
          <w:rFonts w:ascii="游明朝" w:eastAsia="游明朝" w:hAnsi="游明朝" w:hint="eastAsia"/>
        </w:rPr>
        <w:t>.</w:t>
      </w:r>
    </w:p>
    <w:p w14:paraId="478C50D1" w14:textId="77777777" w:rsidR="00E579A0" w:rsidRDefault="00E579A0" w:rsidP="00A97FCA">
      <w:pPr>
        <w:rPr>
          <w:rFonts w:ascii="游明朝" w:eastAsia="游明朝" w:hAnsi="游明朝"/>
        </w:rPr>
      </w:pPr>
    </w:p>
    <w:p w14:paraId="229FC4BF" w14:textId="3E68CB42" w:rsidR="00A808BA" w:rsidRDefault="00A808BA" w:rsidP="00A97FCA">
      <w:pPr>
        <w:rPr>
          <w:rFonts w:ascii="游明朝" w:eastAsia="游明朝" w:hAnsi="游明朝"/>
        </w:rPr>
      </w:pPr>
      <w:r>
        <w:rPr>
          <w:rFonts w:ascii="游明朝" w:eastAsia="游明朝" w:hAnsi="游明朝" w:hint="eastAsia"/>
        </w:rPr>
        <w:t>表2 特発性器質化肺炎の自然軽快群と治療介入群における性別の2×2表</w:t>
      </w:r>
    </w:p>
    <w:tbl>
      <w:tblPr>
        <w:tblStyle w:val="af"/>
        <w:tblW w:w="0" w:type="auto"/>
        <w:tblLook w:val="04A0" w:firstRow="1" w:lastRow="0" w:firstColumn="1" w:lastColumn="0" w:noHBand="0" w:noVBand="1"/>
      </w:tblPr>
      <w:tblGrid>
        <w:gridCol w:w="1696"/>
        <w:gridCol w:w="1701"/>
        <w:gridCol w:w="1560"/>
      </w:tblGrid>
      <w:tr w:rsidR="00A808BA" w14:paraId="5855C2B3" w14:textId="77777777" w:rsidTr="005209D5">
        <w:tc>
          <w:tcPr>
            <w:tcW w:w="1696" w:type="dxa"/>
          </w:tcPr>
          <w:p w14:paraId="7D38AA8B" w14:textId="77777777" w:rsidR="00A808BA" w:rsidRDefault="00A808BA" w:rsidP="00A97FCA">
            <w:pPr>
              <w:rPr>
                <w:rFonts w:ascii="游明朝" w:eastAsia="游明朝" w:hAnsi="游明朝"/>
              </w:rPr>
            </w:pPr>
          </w:p>
        </w:tc>
        <w:tc>
          <w:tcPr>
            <w:tcW w:w="1701" w:type="dxa"/>
          </w:tcPr>
          <w:p w14:paraId="01F38CBD" w14:textId="6C68087A" w:rsidR="00A808BA" w:rsidRDefault="00A808BA" w:rsidP="00A97FCA">
            <w:pPr>
              <w:rPr>
                <w:rFonts w:ascii="游明朝" w:eastAsia="游明朝" w:hAnsi="游明朝"/>
              </w:rPr>
            </w:pPr>
            <w:r>
              <w:rPr>
                <w:rFonts w:ascii="游明朝" w:eastAsia="游明朝" w:hAnsi="游明朝" w:hint="eastAsia"/>
              </w:rPr>
              <w:t>自然軽快群</w:t>
            </w:r>
          </w:p>
        </w:tc>
        <w:tc>
          <w:tcPr>
            <w:tcW w:w="1560" w:type="dxa"/>
          </w:tcPr>
          <w:p w14:paraId="776AD40C" w14:textId="2DF2CF9A" w:rsidR="00A808BA" w:rsidRPr="00A808BA" w:rsidRDefault="00A808BA" w:rsidP="00A97FCA">
            <w:pPr>
              <w:rPr>
                <w:rFonts w:ascii="游明朝" w:eastAsia="游明朝" w:hAnsi="游明朝"/>
              </w:rPr>
            </w:pPr>
            <w:r>
              <w:rPr>
                <w:rFonts w:ascii="游明朝" w:eastAsia="游明朝" w:hAnsi="游明朝" w:hint="eastAsia"/>
              </w:rPr>
              <w:t>治療介入群</w:t>
            </w:r>
          </w:p>
        </w:tc>
      </w:tr>
      <w:tr w:rsidR="00A808BA" w14:paraId="4CE25F73" w14:textId="77777777" w:rsidTr="005209D5">
        <w:tc>
          <w:tcPr>
            <w:tcW w:w="1696" w:type="dxa"/>
          </w:tcPr>
          <w:p w14:paraId="6D1B44FC" w14:textId="10A00E14" w:rsidR="00A808BA" w:rsidRDefault="00A808BA" w:rsidP="00A97FCA">
            <w:pPr>
              <w:rPr>
                <w:rFonts w:ascii="游明朝" w:eastAsia="游明朝" w:hAnsi="游明朝"/>
              </w:rPr>
            </w:pPr>
            <w:r>
              <w:rPr>
                <w:rFonts w:ascii="游明朝" w:eastAsia="游明朝" w:hAnsi="游明朝" w:hint="eastAsia"/>
              </w:rPr>
              <w:t>男性</w:t>
            </w:r>
          </w:p>
        </w:tc>
        <w:tc>
          <w:tcPr>
            <w:tcW w:w="1701" w:type="dxa"/>
          </w:tcPr>
          <w:p w14:paraId="4A327055" w14:textId="11ED531C" w:rsidR="00A808BA" w:rsidRDefault="00A808BA" w:rsidP="00A97FCA">
            <w:pPr>
              <w:rPr>
                <w:rFonts w:ascii="游明朝" w:eastAsia="游明朝" w:hAnsi="游明朝"/>
              </w:rPr>
            </w:pPr>
            <w:r>
              <w:rPr>
                <w:rFonts w:ascii="游明朝" w:eastAsia="游明朝" w:hAnsi="游明朝" w:hint="eastAsia"/>
              </w:rPr>
              <w:t>11</w:t>
            </w:r>
          </w:p>
        </w:tc>
        <w:tc>
          <w:tcPr>
            <w:tcW w:w="1560" w:type="dxa"/>
          </w:tcPr>
          <w:p w14:paraId="0C0C3F3B" w14:textId="2976A762" w:rsidR="00A808BA" w:rsidRDefault="00A808BA" w:rsidP="00A97FCA">
            <w:pPr>
              <w:rPr>
                <w:rFonts w:ascii="游明朝" w:eastAsia="游明朝" w:hAnsi="游明朝"/>
              </w:rPr>
            </w:pPr>
            <w:r>
              <w:rPr>
                <w:rFonts w:ascii="游明朝" w:eastAsia="游明朝" w:hAnsi="游明朝" w:hint="eastAsia"/>
              </w:rPr>
              <w:t>16</w:t>
            </w:r>
          </w:p>
        </w:tc>
      </w:tr>
      <w:tr w:rsidR="00A808BA" w14:paraId="09C66AB5" w14:textId="77777777" w:rsidTr="005209D5">
        <w:tc>
          <w:tcPr>
            <w:tcW w:w="1696" w:type="dxa"/>
          </w:tcPr>
          <w:p w14:paraId="23748E47" w14:textId="4FE349AA" w:rsidR="00A808BA" w:rsidRDefault="00A808BA" w:rsidP="00A97FCA">
            <w:pPr>
              <w:rPr>
                <w:rFonts w:ascii="游明朝" w:eastAsia="游明朝" w:hAnsi="游明朝"/>
              </w:rPr>
            </w:pPr>
            <w:r>
              <w:rPr>
                <w:rFonts w:ascii="游明朝" w:eastAsia="游明朝" w:hAnsi="游明朝" w:hint="eastAsia"/>
              </w:rPr>
              <w:t>女性</w:t>
            </w:r>
          </w:p>
        </w:tc>
        <w:tc>
          <w:tcPr>
            <w:tcW w:w="1701" w:type="dxa"/>
          </w:tcPr>
          <w:p w14:paraId="498308EB" w14:textId="5D8DEB07" w:rsidR="00A808BA" w:rsidRDefault="00A808BA" w:rsidP="00A97FCA">
            <w:pPr>
              <w:rPr>
                <w:rFonts w:ascii="游明朝" w:eastAsia="游明朝" w:hAnsi="游明朝"/>
              </w:rPr>
            </w:pPr>
            <w:r>
              <w:rPr>
                <w:rFonts w:ascii="游明朝" w:eastAsia="游明朝" w:hAnsi="游明朝" w:hint="eastAsia"/>
              </w:rPr>
              <w:t>5</w:t>
            </w:r>
          </w:p>
        </w:tc>
        <w:tc>
          <w:tcPr>
            <w:tcW w:w="1560" w:type="dxa"/>
          </w:tcPr>
          <w:p w14:paraId="42F9F204" w14:textId="480021A2" w:rsidR="00A808BA" w:rsidRDefault="00A808BA" w:rsidP="00A97FCA">
            <w:pPr>
              <w:rPr>
                <w:rFonts w:ascii="游明朝" w:eastAsia="游明朝" w:hAnsi="游明朝"/>
              </w:rPr>
            </w:pPr>
            <w:r>
              <w:rPr>
                <w:rFonts w:ascii="游明朝" w:eastAsia="游明朝" w:hAnsi="游明朝" w:hint="eastAsia"/>
              </w:rPr>
              <w:t>8</w:t>
            </w:r>
          </w:p>
        </w:tc>
      </w:tr>
    </w:tbl>
    <w:p w14:paraId="3E6ECE35" w14:textId="77777777" w:rsidR="00E579A0" w:rsidRDefault="00E579A0" w:rsidP="00A97FCA">
      <w:pPr>
        <w:rPr>
          <w:rFonts w:ascii="游明朝" w:eastAsia="游明朝" w:hAnsi="游明朝"/>
        </w:rPr>
      </w:pPr>
    </w:p>
    <w:p w14:paraId="61B02DD7" w14:textId="4B2C7182" w:rsidR="00981AB7" w:rsidRDefault="00E579A0" w:rsidP="004C3064">
      <w:pPr>
        <w:rPr>
          <w:rFonts w:ascii="游明朝" w:eastAsia="游明朝" w:hAnsi="游明朝"/>
        </w:rPr>
      </w:pPr>
      <w:r>
        <w:rPr>
          <w:rFonts w:ascii="游明朝" w:eastAsia="游明朝" w:hAnsi="游明朝" w:hint="eastAsia"/>
        </w:rPr>
        <w:t xml:space="preserve">　さらに対応のある群間の比較については解析方法が異なり</w:t>
      </w:r>
      <w:r w:rsidR="004C3064">
        <w:rPr>
          <w:rFonts w:ascii="游明朝" w:eastAsia="游明朝" w:hAnsi="游明朝" w:hint="eastAsia"/>
        </w:rPr>
        <w:t xml:space="preserve">, </w:t>
      </w:r>
      <w:r w:rsidR="004C3064" w:rsidRPr="004C3064">
        <w:rPr>
          <w:rFonts w:ascii="游明朝" w:eastAsia="游明朝" w:hAnsi="游明朝" w:hint="eastAsia"/>
        </w:rPr>
        <w:t>2群間であれば McNemar 検定，3 群間以上であればCochranのQ検定を用い</w:t>
      </w:r>
      <w:r w:rsidR="004C3064">
        <w:rPr>
          <w:rFonts w:ascii="游明朝" w:eastAsia="游明朝" w:hAnsi="游明朝" w:hint="eastAsia"/>
        </w:rPr>
        <w:t>ます</w:t>
      </w:r>
      <w:r w:rsidR="00736DA9">
        <w:rPr>
          <w:rFonts w:ascii="游明朝" w:eastAsia="游明朝" w:hAnsi="游明朝"/>
        </w:rPr>
        <w:fldChar w:fldCharType="begin"/>
      </w:r>
      <w:r w:rsidR="00736DA9">
        <w:rPr>
          <w:rFonts w:ascii="游明朝" w:eastAsia="游明朝" w:hAnsi="游明朝"/>
        </w:rPr>
        <w:instrText xml:space="preserve"> ADDIN EN.CITE &lt;EndNote&gt;&lt;Cite&gt;&lt;Author&gt;大塚俊昭&lt;/Author&gt;&lt;Year&gt;2022&lt;/Year&gt;&lt;RecNum&gt;1686&lt;/RecNum&gt;&lt;DisplayText&gt;[2]&lt;/DisplayText&gt;&lt;record&gt;&lt;rec-number&gt;1686&lt;/rec-number&gt;&lt;foreign-keys&gt;&lt;key app="EN" db-id="5ep5wtfv09xztzeasdvxprabpr0fwses25wr" timestamp="1742737070"&gt;1686&lt;/key&gt;&lt;/foreign-keys&gt;&lt;ref-type name="Journal Article"&gt;17&lt;/ref-type&gt;&lt;contributors&gt;&lt;authors&gt;&lt;author&gt;&lt;style face="normal" font="default" charset="128" size="100%"&gt;大塚俊昭&lt;/style&gt;&lt;/author&gt;&lt;/authors&gt;&lt;/contributors&gt;&lt;titles&gt;&lt;title&gt;&lt;style face="normal" font="default" charset="128" size="100%"&gt;医学統計解析のいろは&lt;/style&gt;&lt;/title&gt;&lt;secondary-title&gt;&lt;style face="normal" font="default" charset="128" size="100%"&gt;日本医科大学医学会雑誌&lt;/style&gt;&lt;/secondary-title&gt;&lt;/titles&gt;&lt;periodical&gt;&lt;full-title&gt;日本医科大学医学会雑誌&lt;/full-title&gt;&lt;/periodical&gt;&lt;pages&gt;243-251&lt;/pages&gt;&lt;volume&gt;18&lt;/volume&gt;&lt;number&gt;3&lt;/number&gt;&lt;dates&gt;&lt;year&gt;2022&lt;/year&gt;&lt;/dates&gt;&lt;urls&gt;&lt;/urls&gt;&lt;/record&gt;&lt;/Cite&gt;&lt;/EndNote&gt;</w:instrText>
      </w:r>
      <w:r w:rsidR="00736DA9">
        <w:rPr>
          <w:rFonts w:ascii="游明朝" w:eastAsia="游明朝" w:hAnsi="游明朝"/>
        </w:rPr>
        <w:fldChar w:fldCharType="separate"/>
      </w:r>
      <w:r w:rsidR="00736DA9">
        <w:rPr>
          <w:rFonts w:ascii="游明朝" w:eastAsia="游明朝" w:hAnsi="游明朝"/>
          <w:noProof/>
        </w:rPr>
        <w:t>[2]</w:t>
      </w:r>
      <w:r w:rsidR="00736DA9">
        <w:rPr>
          <w:rFonts w:ascii="游明朝" w:eastAsia="游明朝" w:hAnsi="游明朝"/>
        </w:rPr>
        <w:fldChar w:fldCharType="end"/>
      </w:r>
      <w:r w:rsidR="004C3064" w:rsidRPr="004C3064">
        <w:rPr>
          <w:rFonts w:ascii="游明朝" w:eastAsia="游明朝" w:hAnsi="游明朝" w:hint="eastAsia"/>
        </w:rPr>
        <w:t>．</w:t>
      </w:r>
      <w:r w:rsidR="00736DA9">
        <w:rPr>
          <w:rFonts w:ascii="游明朝" w:eastAsia="游明朝" w:hAnsi="游明朝" w:hint="eastAsia"/>
        </w:rPr>
        <w:t>対応のある群間とは, 例えば,</w:t>
      </w:r>
      <w:r w:rsidR="00C2468F">
        <w:rPr>
          <w:rFonts w:ascii="游明朝" w:eastAsia="游明朝" w:hAnsi="游明朝" w:hint="eastAsia"/>
        </w:rPr>
        <w:t>胃液検査と喀痰検査による肺結核の診断率を比較するとします（表3）</w:t>
      </w:r>
      <w:r w:rsidR="00C2468F">
        <w:rPr>
          <w:rFonts w:ascii="游明朝" w:eastAsia="游明朝" w:hAnsi="游明朝"/>
        </w:rPr>
        <w:fldChar w:fldCharType="begin"/>
      </w:r>
      <w:r w:rsidR="00C2468F">
        <w:rPr>
          <w:rFonts w:ascii="游明朝" w:eastAsia="游明朝" w:hAnsi="游明朝"/>
        </w:rPr>
        <w:instrText xml:space="preserve"> ADDIN EN.CITE &lt;EndNote&gt;&lt;Cite&gt;&lt;Author&gt;Shimoda&lt;/Author&gt;&lt;Year&gt;2022&lt;/Year&gt;&lt;RecNum&gt;285&lt;/RecNum&gt;&lt;DisplayText&gt;[7]&lt;/DisplayText&gt;&lt;record&gt;&lt;rec-number&gt;285&lt;/rec-number&gt;&lt;foreign-keys&gt;&lt;key app="EN" db-id="5ep5wtfv09xztzeasdvxprabpr0fwses25wr" timestamp="1651982102"&gt;285&lt;/key&gt;&lt;/foreign-keys&gt;&lt;ref-type name="Journal Article"&gt;17&lt;/ref-type&gt;&lt;contributors&gt;&lt;authors&gt;&lt;author&gt;Shimoda, M.&lt;/author&gt;&lt;author&gt;Yoshiyama, T.&lt;/author&gt;&lt;author&gt;Okumura, M.&lt;/author&gt;&lt;author&gt;Tanaka, Y.&lt;/author&gt;&lt;author&gt;Morimoto, K.&lt;/author&gt;&lt;author&gt;Yano, R.&lt;/author&gt;&lt;author&gt;Arakawa, K.&lt;/author&gt;&lt;author&gt;Furuuchi, K.&lt;/author&gt;&lt;author&gt;Fujiwara, K.&lt;/author&gt;&lt;author&gt;Yoshimori, K.&lt;/author&gt;&lt;author&gt;Ohta, K.&lt;/author&gt;&lt;/authors&gt;&lt;/contributors&gt;&lt;auth-address&gt;Respiratory Disease Center, Fukujuji Hospital, Japan Anti-Tuberculosis Association (JATA), Kiyose City, Tokyo, Japan. Electronic address: shimodam@fukujuji.org.&amp;#xD;Respiratory Disease Center, Fukujuji Hospital, Japan Anti-Tuberculosis Association (JATA), Kiyose City, Tokyo, Japan.&lt;/auth-address&gt;&lt;titles&gt;&lt;title&gt;Usefulness of gastric aspirate for the diagnosis of smear-negative pulmonary tuberculosis&lt;/title&gt;&lt;secondary-title&gt;J Infect Chemother&lt;/secondary-title&gt;&lt;/titles&gt;&lt;periodical&gt;&lt;full-title&gt;J Infect Chemother&lt;/full-title&gt;&lt;/periodical&gt;&lt;edition&gt;2022/04/23&lt;/edition&gt;&lt;keywords&gt;&lt;keyword&gt;Gastric aspirate&lt;/keyword&gt;&lt;keyword&gt;Nucleic acid amplification test&lt;/keyword&gt;&lt;keyword&gt;Smear&lt;/keyword&gt;&lt;keyword&gt;Sputum&lt;/keyword&gt;&lt;keyword&gt;Tuberculosis&lt;/keyword&gt;&lt;/keywords&gt;&lt;dates&gt;&lt;year&gt;2022&lt;/year&gt;&lt;pub-dates&gt;&lt;date&gt;Apr 18&lt;/date&gt;&lt;/pub-dates&gt;&lt;/dates&gt;&lt;isbn&gt;1437-7780 (Electronic)&amp;#xD;1341-321X (Linking)&lt;/isbn&gt;&lt;accession-num&gt;35450783&lt;/accession-num&gt;&lt;urls&gt;&lt;related-urls&gt;&lt;url&gt;https://www.ncbi.nlm.nih.gov/pubmed/35450783&lt;/url&gt;&lt;/related-urls&gt;&lt;/urls&gt;&lt;electronic-resource-num&gt;10.1016/j.jiac.2022.04.013&lt;/electronic-resource-num&gt;&lt;/record&gt;&lt;/Cite&gt;&lt;/EndNote&gt;</w:instrText>
      </w:r>
      <w:r w:rsidR="00C2468F">
        <w:rPr>
          <w:rFonts w:ascii="游明朝" w:eastAsia="游明朝" w:hAnsi="游明朝"/>
        </w:rPr>
        <w:fldChar w:fldCharType="separate"/>
      </w:r>
      <w:r w:rsidR="00C2468F">
        <w:rPr>
          <w:rFonts w:ascii="游明朝" w:eastAsia="游明朝" w:hAnsi="游明朝"/>
          <w:noProof/>
        </w:rPr>
        <w:t>[7]</w:t>
      </w:r>
      <w:r w:rsidR="00C2468F">
        <w:rPr>
          <w:rFonts w:ascii="游明朝" w:eastAsia="游明朝" w:hAnsi="游明朝"/>
        </w:rPr>
        <w:fldChar w:fldCharType="end"/>
      </w:r>
      <w:r w:rsidR="00C2468F">
        <w:rPr>
          <w:rFonts w:ascii="游明朝" w:eastAsia="游明朝" w:hAnsi="游明朝" w:hint="eastAsia"/>
        </w:rPr>
        <w:t>. 同じ症例で胃液検査と喀痰検査を比較するため対応があると考えられます</w:t>
      </w:r>
      <w:r w:rsidR="00981AB7">
        <w:rPr>
          <w:rFonts w:ascii="游明朝" w:eastAsia="游明朝" w:hAnsi="游明朝" w:hint="eastAsia"/>
        </w:rPr>
        <w:t>.</w:t>
      </w:r>
      <w:r w:rsidR="00981AB7">
        <w:rPr>
          <w:rFonts w:ascii="游明朝" w:eastAsia="游明朝" w:hAnsi="游明朝"/>
        </w:rPr>
        <w:t xml:space="preserve"> </w:t>
      </w:r>
    </w:p>
    <w:p w14:paraId="7D093D6A" w14:textId="77777777" w:rsidR="00E579A0" w:rsidRDefault="00E579A0" w:rsidP="00A97FCA">
      <w:pPr>
        <w:rPr>
          <w:rFonts w:ascii="游明朝" w:eastAsia="游明朝" w:hAnsi="游明朝"/>
        </w:rPr>
      </w:pPr>
    </w:p>
    <w:p w14:paraId="04F8E305" w14:textId="54E54A0F" w:rsidR="00C2468F" w:rsidRDefault="00C2468F" w:rsidP="00A97FCA">
      <w:pPr>
        <w:rPr>
          <w:rFonts w:ascii="游明朝" w:eastAsia="游明朝" w:hAnsi="游明朝"/>
        </w:rPr>
      </w:pPr>
      <w:r>
        <w:rPr>
          <w:rFonts w:ascii="游明朝" w:eastAsia="游明朝" w:hAnsi="游明朝" w:hint="eastAsia"/>
        </w:rPr>
        <w:t>表3 肺結核に対する胃液検査と喀痰検査の診断率比較</w:t>
      </w:r>
    </w:p>
    <w:tbl>
      <w:tblPr>
        <w:tblStyle w:val="af"/>
        <w:tblW w:w="0" w:type="auto"/>
        <w:tblLook w:val="04A0" w:firstRow="1" w:lastRow="0" w:firstColumn="1" w:lastColumn="0" w:noHBand="0" w:noVBand="1"/>
      </w:tblPr>
      <w:tblGrid>
        <w:gridCol w:w="1696"/>
        <w:gridCol w:w="1701"/>
        <w:gridCol w:w="1560"/>
      </w:tblGrid>
      <w:tr w:rsidR="00166B98" w14:paraId="61DAB060" w14:textId="77777777" w:rsidTr="00095FDF">
        <w:tc>
          <w:tcPr>
            <w:tcW w:w="1696" w:type="dxa"/>
          </w:tcPr>
          <w:p w14:paraId="2EFA178F" w14:textId="017278DB" w:rsidR="00166B98" w:rsidRDefault="00166B98" w:rsidP="00095FDF">
            <w:pPr>
              <w:rPr>
                <w:rFonts w:ascii="游明朝" w:eastAsia="游明朝" w:hAnsi="游明朝"/>
              </w:rPr>
            </w:pPr>
          </w:p>
        </w:tc>
        <w:tc>
          <w:tcPr>
            <w:tcW w:w="1701" w:type="dxa"/>
          </w:tcPr>
          <w:p w14:paraId="4B6699F2" w14:textId="43060E79" w:rsidR="00166B98" w:rsidRDefault="00166B98" w:rsidP="00095FDF">
            <w:pPr>
              <w:rPr>
                <w:rFonts w:ascii="游明朝" w:eastAsia="游明朝" w:hAnsi="游明朝"/>
              </w:rPr>
            </w:pPr>
            <w:r>
              <w:rPr>
                <w:rFonts w:ascii="游明朝" w:eastAsia="游明朝" w:hAnsi="游明朝" w:hint="eastAsia"/>
              </w:rPr>
              <w:t>胃液で陽性</w:t>
            </w:r>
          </w:p>
        </w:tc>
        <w:tc>
          <w:tcPr>
            <w:tcW w:w="1560" w:type="dxa"/>
          </w:tcPr>
          <w:p w14:paraId="3A2CC051" w14:textId="5FEC1624" w:rsidR="00166B98" w:rsidRPr="00A808BA" w:rsidRDefault="00166B98" w:rsidP="00095FDF">
            <w:pPr>
              <w:rPr>
                <w:rFonts w:ascii="游明朝" w:eastAsia="游明朝" w:hAnsi="游明朝"/>
              </w:rPr>
            </w:pPr>
            <w:r>
              <w:rPr>
                <w:rFonts w:ascii="游明朝" w:eastAsia="游明朝" w:hAnsi="游明朝" w:hint="eastAsia"/>
              </w:rPr>
              <w:t>胃液で陰性</w:t>
            </w:r>
          </w:p>
        </w:tc>
      </w:tr>
      <w:tr w:rsidR="00166B98" w14:paraId="3C7E7BBF" w14:textId="77777777" w:rsidTr="00095FDF">
        <w:tc>
          <w:tcPr>
            <w:tcW w:w="1696" w:type="dxa"/>
          </w:tcPr>
          <w:p w14:paraId="1DAD419F" w14:textId="27BB6B44" w:rsidR="00166B98" w:rsidRDefault="00166B98" w:rsidP="00095FDF">
            <w:pPr>
              <w:rPr>
                <w:rFonts w:ascii="游明朝" w:eastAsia="游明朝" w:hAnsi="游明朝"/>
              </w:rPr>
            </w:pPr>
            <w:r>
              <w:rPr>
                <w:rFonts w:ascii="游明朝" w:eastAsia="游明朝" w:hAnsi="游明朝" w:hint="eastAsia"/>
              </w:rPr>
              <w:t>喀痰で陽性</w:t>
            </w:r>
          </w:p>
        </w:tc>
        <w:tc>
          <w:tcPr>
            <w:tcW w:w="1701" w:type="dxa"/>
          </w:tcPr>
          <w:p w14:paraId="1ABB3613" w14:textId="46DA2690" w:rsidR="00166B98" w:rsidRDefault="008B2CDC" w:rsidP="00095FDF">
            <w:pPr>
              <w:rPr>
                <w:rFonts w:ascii="游明朝" w:eastAsia="游明朝" w:hAnsi="游明朝"/>
              </w:rPr>
            </w:pPr>
            <w:r>
              <w:rPr>
                <w:rFonts w:ascii="游明朝" w:eastAsia="游明朝" w:hAnsi="游明朝" w:hint="eastAsia"/>
              </w:rPr>
              <w:t>151</w:t>
            </w:r>
          </w:p>
        </w:tc>
        <w:tc>
          <w:tcPr>
            <w:tcW w:w="1560" w:type="dxa"/>
          </w:tcPr>
          <w:p w14:paraId="1B162B0E" w14:textId="098914D0" w:rsidR="00166B98" w:rsidRDefault="008B2CDC" w:rsidP="00095FDF">
            <w:pPr>
              <w:rPr>
                <w:rFonts w:ascii="游明朝" w:eastAsia="游明朝" w:hAnsi="游明朝"/>
              </w:rPr>
            </w:pPr>
            <w:r>
              <w:rPr>
                <w:rFonts w:ascii="游明朝" w:eastAsia="游明朝" w:hAnsi="游明朝" w:hint="eastAsia"/>
              </w:rPr>
              <w:t>4</w:t>
            </w:r>
          </w:p>
        </w:tc>
      </w:tr>
      <w:tr w:rsidR="00166B98" w14:paraId="3286C6F7" w14:textId="77777777" w:rsidTr="00095FDF">
        <w:tc>
          <w:tcPr>
            <w:tcW w:w="1696" w:type="dxa"/>
          </w:tcPr>
          <w:p w14:paraId="5B5E290C" w14:textId="0CDA153F" w:rsidR="00166B98" w:rsidRDefault="00166B98" w:rsidP="00095FDF">
            <w:pPr>
              <w:rPr>
                <w:rFonts w:ascii="游明朝" w:eastAsia="游明朝" w:hAnsi="游明朝"/>
              </w:rPr>
            </w:pPr>
            <w:r>
              <w:rPr>
                <w:rFonts w:ascii="游明朝" w:eastAsia="游明朝" w:hAnsi="游明朝" w:hint="eastAsia"/>
              </w:rPr>
              <w:t>喀痰で陰性</w:t>
            </w:r>
          </w:p>
        </w:tc>
        <w:tc>
          <w:tcPr>
            <w:tcW w:w="1701" w:type="dxa"/>
          </w:tcPr>
          <w:p w14:paraId="4659A952" w14:textId="2795E052" w:rsidR="00166B98" w:rsidRDefault="008B2CDC" w:rsidP="00095FDF">
            <w:pPr>
              <w:rPr>
                <w:rFonts w:ascii="游明朝" w:eastAsia="游明朝" w:hAnsi="游明朝"/>
              </w:rPr>
            </w:pPr>
            <w:r>
              <w:rPr>
                <w:rFonts w:ascii="游明朝" w:eastAsia="游明朝" w:hAnsi="游明朝" w:hint="eastAsia"/>
              </w:rPr>
              <w:t>27</w:t>
            </w:r>
          </w:p>
        </w:tc>
        <w:tc>
          <w:tcPr>
            <w:tcW w:w="1560" w:type="dxa"/>
          </w:tcPr>
          <w:p w14:paraId="78C18135" w14:textId="47717EA4" w:rsidR="00166B98" w:rsidRDefault="008B2CDC" w:rsidP="00095FDF">
            <w:pPr>
              <w:rPr>
                <w:rFonts w:ascii="游明朝" w:eastAsia="游明朝" w:hAnsi="游明朝"/>
              </w:rPr>
            </w:pPr>
            <w:r>
              <w:rPr>
                <w:rFonts w:ascii="游明朝" w:eastAsia="游明朝" w:hAnsi="游明朝" w:hint="eastAsia"/>
              </w:rPr>
              <w:t>21</w:t>
            </w:r>
          </w:p>
        </w:tc>
      </w:tr>
    </w:tbl>
    <w:p w14:paraId="4C4DDF18" w14:textId="77777777" w:rsidR="00981AB7" w:rsidRPr="006D2C10" w:rsidRDefault="00981AB7" w:rsidP="00A97FCA">
      <w:pPr>
        <w:rPr>
          <w:rFonts w:ascii="游明朝" w:eastAsia="游明朝" w:hAnsi="游明朝"/>
        </w:rPr>
      </w:pPr>
    </w:p>
    <w:p w14:paraId="2A09854D" w14:textId="4F1B871D" w:rsidR="00017316" w:rsidRPr="00985F88" w:rsidRDefault="00017316" w:rsidP="00A97FCA">
      <w:pPr>
        <w:rPr>
          <w:rFonts w:ascii="游明朝" w:eastAsia="游明朝" w:hAnsi="游明朝"/>
          <w:b/>
          <w:bCs/>
        </w:rPr>
      </w:pPr>
      <w:r w:rsidRPr="00985F88">
        <w:rPr>
          <w:rFonts w:ascii="游明朝" w:eastAsia="游明朝" w:hAnsi="游明朝" w:hint="eastAsia"/>
          <w:b/>
          <w:bCs/>
        </w:rPr>
        <w:t>連続変数の解析</w:t>
      </w:r>
    </w:p>
    <w:p w14:paraId="404A3BCC" w14:textId="677855EB" w:rsidR="000E4BCA" w:rsidRPr="003D6672" w:rsidRDefault="005209D5" w:rsidP="00A97FCA">
      <w:pPr>
        <w:rPr>
          <w:rFonts w:ascii="游明朝" w:eastAsia="游明朝" w:hAnsi="游明朝"/>
        </w:rPr>
      </w:pPr>
      <w:r>
        <w:rPr>
          <w:rFonts w:ascii="游明朝" w:eastAsia="游明朝" w:hAnsi="游明朝" w:hint="eastAsia"/>
        </w:rPr>
        <w:t xml:space="preserve">　連続変数とは</w:t>
      </w:r>
      <w:r w:rsidR="006D2C10">
        <w:rPr>
          <w:rFonts w:ascii="游明朝" w:eastAsia="游明朝" w:hAnsi="游明朝" w:hint="eastAsia"/>
        </w:rPr>
        <w:t>連続した値をもつ</w:t>
      </w:r>
      <w:r w:rsidR="00DC5EE7">
        <w:rPr>
          <w:rFonts w:ascii="游明朝" w:eastAsia="游明朝" w:hAnsi="游明朝" w:hint="eastAsia"/>
        </w:rPr>
        <w:t>データ</w:t>
      </w:r>
      <w:r w:rsidR="006D2C10">
        <w:rPr>
          <w:rFonts w:ascii="游明朝" w:eastAsia="游明朝" w:hAnsi="游明朝" w:hint="eastAsia"/>
        </w:rPr>
        <w:t>で, 年齢</w:t>
      </w:r>
      <w:r w:rsidR="00953581">
        <w:rPr>
          <w:rFonts w:ascii="游明朝" w:eastAsia="游明朝" w:hAnsi="游明朝" w:hint="eastAsia"/>
        </w:rPr>
        <w:t>,</w:t>
      </w:r>
      <w:r w:rsidR="00953581">
        <w:rPr>
          <w:rFonts w:ascii="游明朝" w:eastAsia="游明朝" w:hAnsi="游明朝"/>
        </w:rPr>
        <w:t xml:space="preserve"> </w:t>
      </w:r>
      <w:r w:rsidR="006D2C10">
        <w:rPr>
          <w:rFonts w:ascii="游明朝" w:eastAsia="游明朝" w:hAnsi="游明朝" w:hint="eastAsia"/>
        </w:rPr>
        <w:t xml:space="preserve">体重, CRPや白血球数など多くの血液検査の数値が該当します. </w:t>
      </w:r>
      <w:r w:rsidR="000E4BCA">
        <w:rPr>
          <w:rFonts w:ascii="游明朝" w:eastAsia="游明朝" w:hAnsi="游明朝" w:hint="eastAsia"/>
        </w:rPr>
        <w:t>解析方法は2群間で対応がないデータに対して</w:t>
      </w:r>
      <w:r w:rsidR="00B5275F" w:rsidRPr="00B5275F">
        <w:rPr>
          <w:rFonts w:ascii="游明朝" w:eastAsia="游明朝" w:hAnsi="游明朝"/>
        </w:rPr>
        <w:t>Mann–Whitney U</w:t>
      </w:r>
      <w:r w:rsidR="00B5275F">
        <w:rPr>
          <w:rFonts w:ascii="游明朝" w:eastAsia="游明朝" w:hAnsi="游明朝" w:hint="eastAsia"/>
        </w:rPr>
        <w:t>検定, 対応のあるデータに対してW</w:t>
      </w:r>
      <w:r w:rsidR="00B5275F" w:rsidRPr="00B5275F">
        <w:rPr>
          <w:rFonts w:ascii="游明朝" w:eastAsia="游明朝" w:hAnsi="游明朝" w:hint="eastAsia"/>
        </w:rPr>
        <w:t>ilcoxonの</w:t>
      </w:r>
      <w:r w:rsidR="00953581" w:rsidRPr="00953581">
        <w:rPr>
          <w:rFonts w:ascii="游明朝" w:eastAsia="游明朝" w:hAnsi="游明朝" w:hint="eastAsia"/>
        </w:rPr>
        <w:t>符号付き順位検定</w:t>
      </w:r>
      <w:r w:rsidR="00B5275F">
        <w:rPr>
          <w:rFonts w:ascii="游明朝" w:eastAsia="游明朝" w:hAnsi="游明朝" w:hint="eastAsia"/>
        </w:rPr>
        <w:t>を使います</w:t>
      </w:r>
      <w:r w:rsidR="00523FDB">
        <w:rPr>
          <w:rFonts w:ascii="游明朝" w:eastAsia="游明朝" w:hAnsi="游明朝"/>
        </w:rPr>
        <w:fldChar w:fldCharType="begin"/>
      </w:r>
      <w:r w:rsidR="00523FDB">
        <w:rPr>
          <w:rFonts w:ascii="游明朝" w:eastAsia="游明朝" w:hAnsi="游明朝"/>
        </w:rPr>
        <w:instrText xml:space="preserve"> ADDIN EN.CITE &lt;EndNote&gt;&lt;Cite&gt;&lt;Author&gt;新谷歩&lt;/Author&gt;&lt;Year&gt;2016&lt;/Year&gt;&lt;RecNum&gt;1681&lt;/RecNum&gt;&lt;DisplayText&gt;[2, 5]&lt;/DisplayText&gt;&lt;record&gt;&lt;rec-number&gt;1681&lt;/rec-number&gt;&lt;foreign-keys&gt;&lt;key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Cite&gt;&lt;Author&gt;大塚俊昭&lt;/Author&gt;&lt;Year&gt;2022&lt;/Year&gt;&lt;RecNum&gt;1686&lt;/RecNum&gt;&lt;record&gt;&lt;rec-number&gt;1686&lt;/rec-number&gt;&lt;foreign-keys&gt;&lt;key app="EN" db-id="5ep5wtfv09xztzeasdvxprabpr0fwses25wr" timestamp="1742737070"&gt;1686&lt;/key&gt;&lt;/foreign-keys&gt;&lt;ref-type name="Journal Article"&gt;17&lt;/ref-type&gt;&lt;contributors&gt;&lt;authors&gt;&lt;author&gt;&lt;style face="normal" font="default" charset="128" size="100%"&gt;大塚俊昭&lt;/style&gt;&lt;/author&gt;&lt;/authors&gt;&lt;/contributors&gt;&lt;titles&gt;&lt;title&gt;&lt;style face="normal" font="default" charset="128" size="100%"&gt;医学統計解析のいろは&lt;/style&gt;&lt;/title&gt;&lt;secondary-title&gt;&lt;style face="normal" font="default" charset="128" size="100%"&gt;日本医科大学医学会雑誌&lt;/style&gt;&lt;/secondary-title&gt;&lt;/titles&gt;&lt;periodical&gt;&lt;full-title&gt;日本医科大学医学会雑誌&lt;/full-title&gt;&lt;/periodical&gt;&lt;pages&gt;243-251&lt;/pages&gt;&lt;volume&gt;18&lt;/volume&gt;&lt;number&gt;3&lt;/number&gt;&lt;dates&gt;&lt;year&gt;2022&lt;/year&gt;&lt;/dates&gt;&lt;urls&gt;&lt;/urls&gt;&lt;/record&gt;&lt;/Cite&gt;&lt;/EndNote&gt;</w:instrText>
      </w:r>
      <w:r w:rsidR="00523FDB">
        <w:rPr>
          <w:rFonts w:ascii="游明朝" w:eastAsia="游明朝" w:hAnsi="游明朝"/>
        </w:rPr>
        <w:fldChar w:fldCharType="separate"/>
      </w:r>
      <w:r w:rsidR="00523FDB">
        <w:rPr>
          <w:rFonts w:ascii="游明朝" w:eastAsia="游明朝" w:hAnsi="游明朝"/>
          <w:noProof/>
        </w:rPr>
        <w:t>[2, 5]</w:t>
      </w:r>
      <w:r w:rsidR="00523FDB">
        <w:rPr>
          <w:rFonts w:ascii="游明朝" w:eastAsia="游明朝" w:hAnsi="游明朝"/>
        </w:rPr>
        <w:fldChar w:fldCharType="end"/>
      </w:r>
      <w:r w:rsidR="00B5275F">
        <w:rPr>
          <w:rFonts w:ascii="游明朝" w:eastAsia="游明朝" w:hAnsi="游明朝" w:hint="eastAsia"/>
        </w:rPr>
        <w:t xml:space="preserve">. </w:t>
      </w:r>
      <w:r w:rsidR="000E4BCA">
        <w:rPr>
          <w:rFonts w:ascii="游明朝" w:eastAsia="游明朝" w:hAnsi="游明朝" w:hint="eastAsia"/>
        </w:rPr>
        <w:t xml:space="preserve">冒頭で紹介した「特発性器質化肺炎における自然軽快例の特徴を検討」のCRP値を例にあげます. </w:t>
      </w:r>
      <w:r w:rsidR="00B5275F">
        <w:rPr>
          <w:rFonts w:ascii="游明朝" w:eastAsia="游明朝" w:hAnsi="游明朝" w:hint="eastAsia"/>
        </w:rPr>
        <w:t>自然軽快群と治療介入群の間に対応はないので</w:t>
      </w:r>
      <w:r w:rsidR="00B5275F" w:rsidRPr="00B5275F">
        <w:rPr>
          <w:rFonts w:ascii="游明朝" w:eastAsia="游明朝" w:hAnsi="游明朝"/>
        </w:rPr>
        <w:t>Mann–Whitney U</w:t>
      </w:r>
      <w:r w:rsidR="00B5275F">
        <w:rPr>
          <w:rFonts w:ascii="游明朝" w:eastAsia="游明朝" w:hAnsi="游明朝" w:hint="eastAsia"/>
        </w:rPr>
        <w:t>検定を使用します. 結果は箱ひげ図（図1）で示したり, 中央値とrangeまたはIQRの比較で表わします.</w:t>
      </w:r>
      <w:r w:rsidR="003D6672">
        <w:rPr>
          <w:rFonts w:ascii="游明朝" w:eastAsia="游明朝" w:hAnsi="游明朝" w:hint="eastAsia"/>
        </w:rPr>
        <w:t xml:space="preserve"> 一方で</w:t>
      </w:r>
      <w:ins w:id="78" w:author="Microsoft アカウント" w:date="2025-05-20T13:29:00Z">
        <w:r w:rsidR="00F32F8E">
          <w:rPr>
            <w:rFonts w:ascii="游明朝" w:eastAsia="游明朝" w:hAnsi="游明朝" w:hint="eastAsia"/>
          </w:rPr>
          <w:t>,</w:t>
        </w:r>
        <w:r w:rsidR="00F32F8E">
          <w:rPr>
            <w:rFonts w:ascii="游明朝" w:eastAsia="游明朝" w:hAnsi="游明朝"/>
          </w:rPr>
          <w:t xml:space="preserve"> </w:t>
        </w:r>
      </w:ins>
      <w:r w:rsidR="003D6672">
        <w:rPr>
          <w:rFonts w:ascii="游明朝" w:eastAsia="游明朝" w:hAnsi="游明朝" w:hint="eastAsia"/>
        </w:rPr>
        <w:t>例えば, 治療薬</w:t>
      </w:r>
      <w:r w:rsidR="003D6672">
        <w:rPr>
          <w:rFonts w:ascii="游明朝" w:eastAsia="游明朝" w:hAnsi="游明朝"/>
        </w:rPr>
        <w:t>A</w:t>
      </w:r>
      <w:r w:rsidR="003D6672">
        <w:rPr>
          <w:rFonts w:ascii="游明朝" w:eastAsia="游明朝" w:hAnsi="游明朝" w:hint="eastAsia"/>
        </w:rPr>
        <w:t>を使用した前後のCRP値を考え</w:t>
      </w:r>
      <w:ins w:id="79" w:author="Microsoft アカウント" w:date="2025-05-20T13:45:00Z">
        <w:r w:rsidR="0064088B">
          <w:rPr>
            <w:rFonts w:ascii="游明朝" w:eastAsia="游明朝" w:hAnsi="游明朝" w:hint="eastAsia"/>
          </w:rPr>
          <w:t>て</w:t>
        </w:r>
      </w:ins>
      <w:r w:rsidR="00C2468F">
        <w:rPr>
          <w:rFonts w:ascii="游明朝" w:eastAsia="游明朝" w:hAnsi="游明朝" w:hint="eastAsia"/>
        </w:rPr>
        <w:t>みましょう</w:t>
      </w:r>
      <w:r w:rsidR="003D6672">
        <w:rPr>
          <w:rFonts w:ascii="游明朝" w:eastAsia="游明朝" w:hAnsi="游明朝" w:hint="eastAsia"/>
        </w:rPr>
        <w:t>（表</w:t>
      </w:r>
      <w:r w:rsidR="00C2468F">
        <w:rPr>
          <w:rFonts w:ascii="游明朝" w:eastAsia="游明朝" w:hAnsi="游明朝" w:hint="eastAsia"/>
        </w:rPr>
        <w:t>4</w:t>
      </w:r>
      <w:r w:rsidR="003D6672">
        <w:rPr>
          <w:rFonts w:ascii="游明朝" w:eastAsia="游明朝" w:hAnsi="游明朝" w:hint="eastAsia"/>
        </w:rPr>
        <w:t xml:space="preserve">）. </w:t>
      </w:r>
      <w:r w:rsidR="003D6672">
        <w:rPr>
          <w:rFonts w:ascii="游明朝" w:eastAsia="游明朝" w:hAnsi="游明朝"/>
        </w:rPr>
        <w:t>症例ごとに</w:t>
      </w:r>
      <w:r w:rsidR="003D6672">
        <w:rPr>
          <w:rFonts w:ascii="游明朝" w:eastAsia="游明朝" w:hAnsi="游明朝" w:hint="eastAsia"/>
        </w:rPr>
        <w:t>C</w:t>
      </w:r>
      <w:r w:rsidR="003D6672">
        <w:rPr>
          <w:rFonts w:ascii="游明朝" w:eastAsia="游明朝" w:hAnsi="游明朝"/>
        </w:rPr>
        <w:t>RPの変化に注目する必要があり</w:t>
      </w:r>
      <w:r w:rsidR="003D6672">
        <w:rPr>
          <w:rFonts w:ascii="游明朝" w:eastAsia="游明朝" w:hAnsi="游明朝" w:hint="eastAsia"/>
        </w:rPr>
        <w:t>,</w:t>
      </w:r>
      <w:r w:rsidR="003D6672">
        <w:rPr>
          <w:rFonts w:ascii="游明朝" w:eastAsia="游明朝" w:hAnsi="游明朝"/>
        </w:rPr>
        <w:t xml:space="preserve"> </w:t>
      </w:r>
      <w:r w:rsidR="00C2468F">
        <w:rPr>
          <w:rFonts w:ascii="游明朝" w:eastAsia="游明朝" w:hAnsi="游明朝" w:hint="eastAsia"/>
        </w:rPr>
        <w:t>データが対応しています</w:t>
      </w:r>
      <w:r w:rsidR="003D6672">
        <w:rPr>
          <w:rFonts w:ascii="游明朝" w:eastAsia="游明朝" w:hAnsi="游明朝" w:hint="eastAsia"/>
        </w:rPr>
        <w:t>.</w:t>
      </w:r>
      <w:r w:rsidR="003D6672">
        <w:rPr>
          <w:rFonts w:ascii="游明朝" w:eastAsia="游明朝" w:hAnsi="游明朝"/>
        </w:rPr>
        <w:t xml:space="preserve"> </w:t>
      </w:r>
    </w:p>
    <w:p w14:paraId="24FEE6EE" w14:textId="77777777" w:rsidR="00B5275F" w:rsidRDefault="00B5275F" w:rsidP="00A97FCA">
      <w:pPr>
        <w:rPr>
          <w:rFonts w:ascii="游明朝" w:eastAsia="游明朝" w:hAnsi="游明朝"/>
        </w:rPr>
      </w:pPr>
    </w:p>
    <w:p w14:paraId="1D533CE1" w14:textId="44187750" w:rsidR="00B5275F" w:rsidRDefault="00B5275F" w:rsidP="00A97FCA">
      <w:pPr>
        <w:rPr>
          <w:rFonts w:ascii="游明朝" w:eastAsia="游明朝" w:hAnsi="游明朝"/>
        </w:rPr>
      </w:pPr>
      <w:r>
        <w:rPr>
          <w:rFonts w:ascii="游明朝" w:eastAsia="游明朝" w:hAnsi="游明朝" w:hint="eastAsia"/>
        </w:rPr>
        <w:t>図1 自然軽快群と治療介入群のCRPの比較</w:t>
      </w:r>
      <w:r w:rsidR="00523FDB">
        <w:rPr>
          <w:rFonts w:ascii="游明朝" w:eastAsia="游明朝" w:hAnsi="游明朝" w:hint="eastAsia"/>
        </w:rPr>
        <w:t>（箱ひげ図）</w:t>
      </w:r>
    </w:p>
    <w:p w14:paraId="4417F272" w14:textId="2E6A2D2F" w:rsidR="00B5275F" w:rsidRPr="00B5275F" w:rsidRDefault="003D6672" w:rsidP="00A97FCA">
      <w:pPr>
        <w:rPr>
          <w:rFonts w:ascii="游明朝" w:eastAsia="游明朝" w:hAnsi="游明朝"/>
        </w:rPr>
      </w:pPr>
      <w:r>
        <w:rPr>
          <w:rFonts w:ascii="游明朝" w:eastAsia="游明朝" w:hAnsi="游明朝" w:hint="eastAsia"/>
          <w:noProof/>
        </w:rPr>
        <w:lastRenderedPageBreak/>
        <w:drawing>
          <wp:inline distT="0" distB="0" distL="0" distR="0" wp14:anchorId="7DB13597" wp14:editId="0CA02E3C">
            <wp:extent cx="3238500" cy="2943225"/>
            <wp:effectExtent l="0" t="0" r="0" b="9525"/>
            <wp:docPr id="199452410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38500" cy="2943225"/>
                    </a:xfrm>
                    <a:prstGeom prst="rect">
                      <a:avLst/>
                    </a:prstGeom>
                    <a:noFill/>
                    <a:ln>
                      <a:noFill/>
                    </a:ln>
                  </pic:spPr>
                </pic:pic>
              </a:graphicData>
            </a:graphic>
          </wp:inline>
        </w:drawing>
      </w:r>
    </w:p>
    <w:p w14:paraId="40FAD947" w14:textId="77777777" w:rsidR="000E4BCA" w:rsidRDefault="000E4BCA" w:rsidP="00953581">
      <w:pPr>
        <w:ind w:firstLineChars="100" w:firstLine="210"/>
        <w:rPr>
          <w:rFonts w:ascii="游明朝" w:eastAsia="游明朝" w:hAnsi="游明朝"/>
        </w:rPr>
      </w:pPr>
    </w:p>
    <w:p w14:paraId="75C58D99" w14:textId="70FA65F9" w:rsidR="003D6672" w:rsidRDefault="003D6672" w:rsidP="003D6672">
      <w:pPr>
        <w:rPr>
          <w:rFonts w:ascii="游明朝" w:eastAsia="游明朝" w:hAnsi="游明朝"/>
        </w:rPr>
      </w:pPr>
      <w:r>
        <w:rPr>
          <w:rFonts w:ascii="游明朝" w:eastAsia="游明朝" w:hAnsi="游明朝"/>
        </w:rPr>
        <w:t>表</w:t>
      </w:r>
      <w:r w:rsidR="00C2468F">
        <w:rPr>
          <w:rFonts w:ascii="游明朝" w:eastAsia="游明朝" w:hAnsi="游明朝" w:hint="eastAsia"/>
        </w:rPr>
        <w:t xml:space="preserve">4 </w:t>
      </w:r>
      <w:r>
        <w:rPr>
          <w:rFonts w:ascii="游明朝" w:eastAsia="游明朝" w:hAnsi="游明朝" w:hint="eastAsia"/>
        </w:rPr>
        <w:t>治療薬</w:t>
      </w:r>
      <w:r>
        <w:rPr>
          <w:rFonts w:ascii="游明朝" w:eastAsia="游明朝" w:hAnsi="游明朝"/>
        </w:rPr>
        <w:t>Aを使用した前後のCRP（例題）</w:t>
      </w:r>
    </w:p>
    <w:tbl>
      <w:tblPr>
        <w:tblStyle w:val="af"/>
        <w:tblW w:w="0" w:type="auto"/>
        <w:tblLook w:val="04A0" w:firstRow="1" w:lastRow="0" w:firstColumn="1" w:lastColumn="0" w:noHBand="0" w:noVBand="1"/>
      </w:tblPr>
      <w:tblGrid>
        <w:gridCol w:w="988"/>
        <w:gridCol w:w="2409"/>
        <w:gridCol w:w="2552"/>
      </w:tblGrid>
      <w:tr w:rsidR="003D6672" w14:paraId="0B6D55A8" w14:textId="77777777" w:rsidTr="00095FDF">
        <w:tc>
          <w:tcPr>
            <w:tcW w:w="988" w:type="dxa"/>
          </w:tcPr>
          <w:p w14:paraId="36D60F2F" w14:textId="77777777" w:rsidR="003D6672" w:rsidRDefault="003D6672" w:rsidP="00095FDF">
            <w:pPr>
              <w:rPr>
                <w:rFonts w:ascii="游明朝" w:eastAsia="游明朝" w:hAnsi="游明朝"/>
              </w:rPr>
            </w:pPr>
            <w:r>
              <w:rPr>
                <w:rFonts w:ascii="游明朝" w:eastAsia="游明朝" w:hAnsi="游明朝"/>
              </w:rPr>
              <w:t>症例</w:t>
            </w:r>
          </w:p>
        </w:tc>
        <w:tc>
          <w:tcPr>
            <w:tcW w:w="2409" w:type="dxa"/>
          </w:tcPr>
          <w:p w14:paraId="4D11476E" w14:textId="77777777" w:rsidR="003D6672" w:rsidRDefault="003D6672" w:rsidP="00095FDF">
            <w:pPr>
              <w:rPr>
                <w:rFonts w:ascii="游明朝" w:eastAsia="游明朝" w:hAnsi="游明朝"/>
              </w:rPr>
            </w:pPr>
            <w:r>
              <w:rPr>
                <w:rFonts w:ascii="游明朝" w:eastAsia="游明朝" w:hAnsi="游明朝"/>
              </w:rPr>
              <w:t>治療前</w:t>
            </w:r>
            <w:r>
              <w:rPr>
                <w:rFonts w:ascii="游明朝" w:eastAsia="游明朝" w:hAnsi="游明朝" w:hint="eastAsia"/>
              </w:rPr>
              <w:t>C</w:t>
            </w:r>
            <w:r>
              <w:rPr>
                <w:rFonts w:ascii="游明朝" w:eastAsia="游明朝" w:hAnsi="游明朝"/>
              </w:rPr>
              <w:t>RP（</w:t>
            </w:r>
            <w:r>
              <w:rPr>
                <w:rFonts w:ascii="游明朝" w:eastAsia="游明朝" w:hAnsi="游明朝" w:hint="eastAsia"/>
              </w:rPr>
              <w:t>m</w:t>
            </w:r>
            <w:r>
              <w:rPr>
                <w:rFonts w:ascii="游明朝" w:eastAsia="游明朝" w:hAnsi="游明朝"/>
              </w:rPr>
              <w:t>g/dL）</w:t>
            </w:r>
          </w:p>
        </w:tc>
        <w:tc>
          <w:tcPr>
            <w:tcW w:w="2552" w:type="dxa"/>
          </w:tcPr>
          <w:p w14:paraId="2AEE1A22" w14:textId="77777777" w:rsidR="003D6672" w:rsidRDefault="003D6672" w:rsidP="00095FDF">
            <w:pPr>
              <w:rPr>
                <w:rFonts w:ascii="游明朝" w:eastAsia="游明朝" w:hAnsi="游明朝"/>
              </w:rPr>
            </w:pPr>
            <w:r>
              <w:rPr>
                <w:rFonts w:ascii="游明朝" w:eastAsia="游明朝" w:hAnsi="游明朝"/>
              </w:rPr>
              <w:t>治療後</w:t>
            </w:r>
            <w:r>
              <w:rPr>
                <w:rFonts w:ascii="游明朝" w:eastAsia="游明朝" w:hAnsi="游明朝" w:hint="eastAsia"/>
              </w:rPr>
              <w:t>C</w:t>
            </w:r>
            <w:r>
              <w:rPr>
                <w:rFonts w:ascii="游明朝" w:eastAsia="游明朝" w:hAnsi="游明朝"/>
              </w:rPr>
              <w:t>RP（</w:t>
            </w:r>
            <w:r>
              <w:rPr>
                <w:rFonts w:ascii="游明朝" w:eastAsia="游明朝" w:hAnsi="游明朝" w:hint="eastAsia"/>
              </w:rPr>
              <w:t>m</w:t>
            </w:r>
            <w:r>
              <w:rPr>
                <w:rFonts w:ascii="游明朝" w:eastAsia="游明朝" w:hAnsi="游明朝"/>
              </w:rPr>
              <w:t>g/dL）</w:t>
            </w:r>
          </w:p>
        </w:tc>
      </w:tr>
      <w:tr w:rsidR="003D6672" w14:paraId="28B27BFD" w14:textId="77777777" w:rsidTr="00095FDF">
        <w:tc>
          <w:tcPr>
            <w:tcW w:w="988" w:type="dxa"/>
          </w:tcPr>
          <w:p w14:paraId="7C7BD68F" w14:textId="77777777" w:rsidR="003D6672" w:rsidRDefault="003D6672" w:rsidP="00095FDF">
            <w:pPr>
              <w:rPr>
                <w:rFonts w:ascii="游明朝" w:eastAsia="游明朝" w:hAnsi="游明朝"/>
              </w:rPr>
            </w:pPr>
            <w:r>
              <w:rPr>
                <w:rFonts w:ascii="游明朝" w:eastAsia="游明朝" w:hAnsi="游明朝" w:hint="eastAsia"/>
              </w:rPr>
              <w:t>A</w:t>
            </w:r>
          </w:p>
        </w:tc>
        <w:tc>
          <w:tcPr>
            <w:tcW w:w="2409" w:type="dxa"/>
          </w:tcPr>
          <w:p w14:paraId="35E3258F" w14:textId="77777777" w:rsidR="003D6672" w:rsidRDefault="003D6672" w:rsidP="00095FDF">
            <w:pPr>
              <w:rPr>
                <w:rFonts w:ascii="游明朝" w:eastAsia="游明朝" w:hAnsi="游明朝"/>
              </w:rPr>
            </w:pPr>
            <w:r>
              <w:rPr>
                <w:rFonts w:ascii="游明朝" w:eastAsia="游明朝" w:hAnsi="游明朝" w:hint="eastAsia"/>
              </w:rPr>
              <w:t>7</w:t>
            </w:r>
            <w:r>
              <w:rPr>
                <w:rFonts w:ascii="游明朝" w:eastAsia="游明朝" w:hAnsi="游明朝"/>
              </w:rPr>
              <w:t>.23</w:t>
            </w:r>
          </w:p>
        </w:tc>
        <w:tc>
          <w:tcPr>
            <w:tcW w:w="2552" w:type="dxa"/>
          </w:tcPr>
          <w:p w14:paraId="6624B14B" w14:textId="77777777" w:rsidR="003D6672" w:rsidRDefault="003D6672" w:rsidP="00095FDF">
            <w:pPr>
              <w:rPr>
                <w:rFonts w:ascii="游明朝" w:eastAsia="游明朝" w:hAnsi="游明朝"/>
              </w:rPr>
            </w:pPr>
            <w:r>
              <w:rPr>
                <w:rFonts w:ascii="游明朝" w:eastAsia="游明朝" w:hAnsi="游明朝" w:hint="eastAsia"/>
              </w:rPr>
              <w:t>3</w:t>
            </w:r>
            <w:r>
              <w:rPr>
                <w:rFonts w:ascii="游明朝" w:eastAsia="游明朝" w:hAnsi="游明朝"/>
              </w:rPr>
              <w:t>.33</w:t>
            </w:r>
          </w:p>
        </w:tc>
      </w:tr>
      <w:tr w:rsidR="003D6672" w14:paraId="00693D60" w14:textId="77777777" w:rsidTr="00095FDF">
        <w:tc>
          <w:tcPr>
            <w:tcW w:w="988" w:type="dxa"/>
          </w:tcPr>
          <w:p w14:paraId="624B6868" w14:textId="77777777" w:rsidR="003D6672" w:rsidRDefault="003D6672" w:rsidP="00095FDF">
            <w:pPr>
              <w:rPr>
                <w:rFonts w:ascii="游明朝" w:eastAsia="游明朝" w:hAnsi="游明朝"/>
              </w:rPr>
            </w:pPr>
            <w:r>
              <w:rPr>
                <w:rFonts w:ascii="游明朝" w:eastAsia="游明朝" w:hAnsi="游明朝" w:hint="eastAsia"/>
              </w:rPr>
              <w:t>B</w:t>
            </w:r>
          </w:p>
        </w:tc>
        <w:tc>
          <w:tcPr>
            <w:tcW w:w="2409" w:type="dxa"/>
          </w:tcPr>
          <w:p w14:paraId="01F15346" w14:textId="77777777" w:rsidR="003D6672" w:rsidRDefault="003D6672" w:rsidP="00095FDF">
            <w:pPr>
              <w:rPr>
                <w:rFonts w:ascii="游明朝" w:eastAsia="游明朝" w:hAnsi="游明朝"/>
              </w:rPr>
            </w:pPr>
            <w:r>
              <w:rPr>
                <w:rFonts w:ascii="游明朝" w:eastAsia="游明朝" w:hAnsi="游明朝" w:hint="eastAsia"/>
              </w:rPr>
              <w:t>5</w:t>
            </w:r>
            <w:r>
              <w:rPr>
                <w:rFonts w:ascii="游明朝" w:eastAsia="游明朝" w:hAnsi="游明朝"/>
              </w:rPr>
              <w:t>.04</w:t>
            </w:r>
          </w:p>
        </w:tc>
        <w:tc>
          <w:tcPr>
            <w:tcW w:w="2552" w:type="dxa"/>
          </w:tcPr>
          <w:p w14:paraId="221450B7" w14:textId="77777777" w:rsidR="003D6672" w:rsidRDefault="003D6672" w:rsidP="00095FDF">
            <w:pPr>
              <w:rPr>
                <w:rFonts w:ascii="游明朝" w:eastAsia="游明朝" w:hAnsi="游明朝"/>
              </w:rPr>
            </w:pPr>
            <w:r>
              <w:rPr>
                <w:rFonts w:ascii="游明朝" w:eastAsia="游明朝" w:hAnsi="游明朝" w:hint="eastAsia"/>
              </w:rPr>
              <w:t>8</w:t>
            </w:r>
            <w:r>
              <w:rPr>
                <w:rFonts w:ascii="游明朝" w:eastAsia="游明朝" w:hAnsi="游明朝"/>
              </w:rPr>
              <w:t>.24</w:t>
            </w:r>
          </w:p>
        </w:tc>
      </w:tr>
      <w:tr w:rsidR="003D6672" w14:paraId="52C2B530" w14:textId="77777777" w:rsidTr="00095FDF">
        <w:tc>
          <w:tcPr>
            <w:tcW w:w="988" w:type="dxa"/>
          </w:tcPr>
          <w:p w14:paraId="60643B87" w14:textId="77777777" w:rsidR="003D6672" w:rsidRDefault="003D6672" w:rsidP="00095FDF">
            <w:pPr>
              <w:rPr>
                <w:rFonts w:ascii="游明朝" w:eastAsia="游明朝" w:hAnsi="游明朝"/>
              </w:rPr>
            </w:pPr>
            <w:r>
              <w:rPr>
                <w:rFonts w:ascii="游明朝" w:eastAsia="游明朝" w:hAnsi="游明朝" w:hint="eastAsia"/>
              </w:rPr>
              <w:t>C</w:t>
            </w:r>
          </w:p>
        </w:tc>
        <w:tc>
          <w:tcPr>
            <w:tcW w:w="2409" w:type="dxa"/>
          </w:tcPr>
          <w:p w14:paraId="004C97F8" w14:textId="77777777" w:rsidR="003D6672" w:rsidRDefault="003D6672" w:rsidP="00095FDF">
            <w:pPr>
              <w:rPr>
                <w:rFonts w:ascii="游明朝" w:eastAsia="游明朝" w:hAnsi="游明朝"/>
              </w:rPr>
            </w:pPr>
            <w:r>
              <w:rPr>
                <w:rFonts w:ascii="游明朝" w:eastAsia="游明朝" w:hAnsi="游明朝"/>
              </w:rPr>
              <w:t>10.08</w:t>
            </w:r>
          </w:p>
        </w:tc>
        <w:tc>
          <w:tcPr>
            <w:tcW w:w="2552" w:type="dxa"/>
          </w:tcPr>
          <w:p w14:paraId="156EB281" w14:textId="77777777" w:rsidR="003D6672" w:rsidRDefault="003D6672" w:rsidP="00095FDF">
            <w:pPr>
              <w:rPr>
                <w:rFonts w:ascii="游明朝" w:eastAsia="游明朝" w:hAnsi="游明朝"/>
              </w:rPr>
            </w:pPr>
            <w:r>
              <w:rPr>
                <w:rFonts w:ascii="游明朝" w:eastAsia="游明朝" w:hAnsi="游明朝" w:hint="eastAsia"/>
              </w:rPr>
              <w:t>2</w:t>
            </w:r>
            <w:r>
              <w:rPr>
                <w:rFonts w:ascii="游明朝" w:eastAsia="游明朝" w:hAnsi="游明朝"/>
              </w:rPr>
              <w:t>.91</w:t>
            </w:r>
          </w:p>
        </w:tc>
      </w:tr>
      <w:tr w:rsidR="003D6672" w14:paraId="15438E1A" w14:textId="77777777" w:rsidTr="00095FDF">
        <w:tc>
          <w:tcPr>
            <w:tcW w:w="988" w:type="dxa"/>
          </w:tcPr>
          <w:p w14:paraId="12ADCEBC" w14:textId="77777777" w:rsidR="003D6672" w:rsidRDefault="003D6672" w:rsidP="00095FDF">
            <w:pPr>
              <w:rPr>
                <w:rFonts w:ascii="游明朝" w:eastAsia="游明朝" w:hAnsi="游明朝"/>
              </w:rPr>
            </w:pPr>
            <w:r>
              <w:rPr>
                <w:rFonts w:ascii="游明朝" w:eastAsia="游明朝" w:hAnsi="游明朝" w:hint="eastAsia"/>
              </w:rPr>
              <w:t>D</w:t>
            </w:r>
          </w:p>
        </w:tc>
        <w:tc>
          <w:tcPr>
            <w:tcW w:w="2409" w:type="dxa"/>
          </w:tcPr>
          <w:p w14:paraId="30E0B540" w14:textId="77777777" w:rsidR="003D6672" w:rsidRDefault="003D6672" w:rsidP="00095FDF">
            <w:pPr>
              <w:rPr>
                <w:rFonts w:ascii="游明朝" w:eastAsia="游明朝" w:hAnsi="游明朝"/>
              </w:rPr>
            </w:pPr>
            <w:r>
              <w:rPr>
                <w:rFonts w:ascii="游明朝" w:eastAsia="游明朝" w:hAnsi="游明朝" w:hint="eastAsia"/>
              </w:rPr>
              <w:t>7</w:t>
            </w:r>
            <w:r>
              <w:rPr>
                <w:rFonts w:ascii="游明朝" w:eastAsia="游明朝" w:hAnsi="游明朝"/>
              </w:rPr>
              <w:t>.78</w:t>
            </w:r>
          </w:p>
        </w:tc>
        <w:tc>
          <w:tcPr>
            <w:tcW w:w="2552" w:type="dxa"/>
          </w:tcPr>
          <w:p w14:paraId="37961F82" w14:textId="77777777" w:rsidR="003D6672" w:rsidRDefault="003D6672" w:rsidP="00095FDF">
            <w:pPr>
              <w:rPr>
                <w:rFonts w:ascii="游明朝" w:eastAsia="游明朝" w:hAnsi="游明朝"/>
              </w:rPr>
            </w:pPr>
            <w:r>
              <w:rPr>
                <w:rFonts w:ascii="游明朝" w:eastAsia="游明朝" w:hAnsi="游明朝" w:hint="eastAsia"/>
              </w:rPr>
              <w:t>4</w:t>
            </w:r>
            <w:r>
              <w:rPr>
                <w:rFonts w:ascii="游明朝" w:eastAsia="游明朝" w:hAnsi="游明朝"/>
              </w:rPr>
              <w:t>.67</w:t>
            </w:r>
          </w:p>
        </w:tc>
      </w:tr>
      <w:tr w:rsidR="003D6672" w14:paraId="5FC26793" w14:textId="77777777" w:rsidTr="00095FDF">
        <w:tc>
          <w:tcPr>
            <w:tcW w:w="988" w:type="dxa"/>
          </w:tcPr>
          <w:p w14:paraId="5BAF470C" w14:textId="77777777" w:rsidR="003D6672" w:rsidRDefault="003D6672" w:rsidP="00095FDF">
            <w:pPr>
              <w:rPr>
                <w:rFonts w:ascii="游明朝" w:eastAsia="游明朝" w:hAnsi="游明朝"/>
              </w:rPr>
            </w:pPr>
            <w:r>
              <w:rPr>
                <w:rFonts w:ascii="游明朝" w:eastAsia="游明朝" w:hAnsi="游明朝" w:hint="eastAsia"/>
              </w:rPr>
              <w:t>E</w:t>
            </w:r>
          </w:p>
        </w:tc>
        <w:tc>
          <w:tcPr>
            <w:tcW w:w="2409" w:type="dxa"/>
          </w:tcPr>
          <w:p w14:paraId="6E457BC3" w14:textId="77777777" w:rsidR="003D6672" w:rsidRDefault="003D6672" w:rsidP="00095FDF">
            <w:pPr>
              <w:rPr>
                <w:rFonts w:ascii="游明朝" w:eastAsia="游明朝" w:hAnsi="游明朝"/>
              </w:rPr>
            </w:pPr>
            <w:r>
              <w:rPr>
                <w:rFonts w:ascii="游明朝" w:eastAsia="游明朝" w:hAnsi="游明朝" w:hint="eastAsia"/>
              </w:rPr>
              <w:t>2</w:t>
            </w:r>
            <w:r>
              <w:rPr>
                <w:rFonts w:ascii="游明朝" w:eastAsia="游明朝" w:hAnsi="游明朝"/>
              </w:rPr>
              <w:t>.36</w:t>
            </w:r>
          </w:p>
        </w:tc>
        <w:tc>
          <w:tcPr>
            <w:tcW w:w="2552" w:type="dxa"/>
          </w:tcPr>
          <w:p w14:paraId="7AA9D0F6" w14:textId="77777777" w:rsidR="003D6672" w:rsidRDefault="003D6672" w:rsidP="00095FDF">
            <w:pPr>
              <w:rPr>
                <w:rFonts w:ascii="游明朝" w:eastAsia="游明朝" w:hAnsi="游明朝"/>
              </w:rPr>
            </w:pPr>
            <w:r>
              <w:rPr>
                <w:rFonts w:ascii="游明朝" w:eastAsia="游明朝" w:hAnsi="游明朝" w:hint="eastAsia"/>
              </w:rPr>
              <w:t>2</w:t>
            </w:r>
            <w:r>
              <w:rPr>
                <w:rFonts w:ascii="游明朝" w:eastAsia="游明朝" w:hAnsi="游明朝"/>
              </w:rPr>
              <w:t>.26</w:t>
            </w:r>
          </w:p>
        </w:tc>
      </w:tr>
    </w:tbl>
    <w:p w14:paraId="400C5622" w14:textId="77777777" w:rsidR="003D6672" w:rsidRDefault="003D6672" w:rsidP="003D6672">
      <w:pPr>
        <w:rPr>
          <w:rFonts w:ascii="游明朝" w:eastAsia="游明朝" w:hAnsi="游明朝"/>
        </w:rPr>
      </w:pPr>
      <w:r>
        <w:rPr>
          <w:rFonts w:ascii="游明朝" w:eastAsia="游明朝" w:hAnsi="游明朝" w:hint="eastAsia"/>
        </w:rPr>
        <w:t>※数値は適当であり,</w:t>
      </w:r>
      <w:r>
        <w:rPr>
          <w:rFonts w:ascii="游明朝" w:eastAsia="游明朝" w:hAnsi="游明朝"/>
        </w:rPr>
        <w:t xml:space="preserve"> 対象疾患も想定していないのでこの表に特に意味はありません</w:t>
      </w:r>
    </w:p>
    <w:p w14:paraId="31968052" w14:textId="77777777" w:rsidR="003D6672" w:rsidRPr="003D6672" w:rsidRDefault="003D6672" w:rsidP="00A97FCA">
      <w:pPr>
        <w:rPr>
          <w:rFonts w:ascii="游明朝" w:eastAsia="游明朝" w:hAnsi="游明朝"/>
        </w:rPr>
      </w:pPr>
    </w:p>
    <w:p w14:paraId="2DD7599A" w14:textId="7E793AE4" w:rsidR="0075508E" w:rsidRPr="003D6672" w:rsidRDefault="000E4BCA" w:rsidP="00953581">
      <w:pPr>
        <w:ind w:firstLineChars="100" w:firstLine="210"/>
        <w:rPr>
          <w:rFonts w:ascii="游明朝" w:eastAsia="游明朝" w:hAnsi="游明朝"/>
        </w:rPr>
      </w:pPr>
      <w:r>
        <w:rPr>
          <w:rFonts w:ascii="游明朝" w:eastAsia="游明朝" w:hAnsi="游明朝" w:hint="eastAsia"/>
        </w:rPr>
        <w:t>正規分布する場合はt検定</w:t>
      </w:r>
      <w:del w:id="80" w:author="Microsoft アカウント" w:date="2025-05-20T13:50:00Z">
        <w:r w:rsidDel="00984025">
          <w:rPr>
            <w:rFonts w:ascii="游明朝" w:eastAsia="游明朝" w:hAnsi="游明朝" w:hint="eastAsia"/>
          </w:rPr>
          <w:delText>になり</w:delText>
        </w:r>
      </w:del>
      <w:ins w:id="81" w:author="Microsoft アカウント" w:date="2025-05-20T13:50:00Z">
        <w:r w:rsidR="00984025">
          <w:rPr>
            <w:rFonts w:ascii="游明朝" w:eastAsia="游明朝" w:hAnsi="游明朝" w:hint="eastAsia"/>
          </w:rPr>
          <w:t>を用い</w:t>
        </w:r>
      </w:ins>
      <w:r>
        <w:rPr>
          <w:rFonts w:ascii="游明朝" w:eastAsia="游明朝" w:hAnsi="游明朝" w:hint="eastAsia"/>
        </w:rPr>
        <w:t>ますが, 前述の通り, 臨床研究におけるデータのほとんどが正規分布し</w:t>
      </w:r>
      <w:r w:rsidR="00953581">
        <w:rPr>
          <w:rFonts w:ascii="游明朝" w:eastAsia="游明朝" w:hAnsi="游明朝" w:hint="eastAsia"/>
        </w:rPr>
        <w:t>ません</w:t>
      </w:r>
      <w:r w:rsidR="00523FDB">
        <w:rPr>
          <w:rFonts w:ascii="游明朝" w:eastAsia="游明朝" w:hAnsi="游明朝"/>
        </w:rPr>
        <w:fldChar w:fldCharType="begin"/>
      </w:r>
      <w:r w:rsidR="00523FDB">
        <w:rPr>
          <w:rFonts w:ascii="游明朝" w:eastAsia="游明朝" w:hAnsi="游明朝"/>
        </w:rPr>
        <w:instrText xml:space="preserve"> ADDIN EN.CITE &lt;EndNote&gt;&lt;Cite&gt;&lt;Author&gt;新谷歩&lt;/Author&gt;&lt;Year&gt;2016&lt;/Year&gt;&lt;RecNum&gt;1681&lt;/RecNum&gt;&lt;DisplayText&gt;[2, 5]&lt;/DisplayText&gt;&lt;record&gt;&lt;rec-number&gt;1681&lt;/rec-number&gt;&lt;foreign-keys&gt;&lt;key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Cite&gt;&lt;Author&gt;大塚俊昭&lt;/Author&gt;&lt;Year&gt;2022&lt;/Year&gt;&lt;RecNum&gt;1686&lt;/RecNum&gt;&lt;record&gt;&lt;rec-number&gt;1686&lt;/rec-number&gt;&lt;foreign-keys&gt;&lt;key app="EN" db-id="5ep5wtfv09xztzeasdvxprabpr0fwses25wr" timestamp="1742737070"&gt;1686&lt;/key&gt;&lt;/foreign-keys&gt;&lt;ref-type name="Journal Article"&gt;17&lt;/ref-type&gt;&lt;contributors&gt;&lt;authors&gt;&lt;author&gt;&lt;style face="normal" font="default" charset="128" size="100%"&gt;大塚俊昭&lt;/style&gt;&lt;/author&gt;&lt;/authors&gt;&lt;/contributors&gt;&lt;titles&gt;&lt;title&gt;&lt;style face="normal" font="default" charset="128" size="100%"&gt;医学統計解析のいろは&lt;/style&gt;&lt;/title&gt;&lt;secondary-title&gt;&lt;style face="normal" font="default" charset="128" size="100%"&gt;日本医科大学医学会雑誌&lt;/style&gt;&lt;/secondary-title&gt;&lt;/titles&gt;&lt;periodical&gt;&lt;full-title&gt;日本医科大学医学会雑誌&lt;/full-title&gt;&lt;/periodical&gt;&lt;pages&gt;243-251&lt;/pages&gt;&lt;volume&gt;18&lt;/volume&gt;&lt;number&gt;3&lt;/number&gt;&lt;dates&gt;&lt;year&gt;2022&lt;/year&gt;&lt;/dates&gt;&lt;urls&gt;&lt;/urls&gt;&lt;/record&gt;&lt;/Cite&gt;&lt;/EndNote&gt;</w:instrText>
      </w:r>
      <w:r w:rsidR="00523FDB">
        <w:rPr>
          <w:rFonts w:ascii="游明朝" w:eastAsia="游明朝" w:hAnsi="游明朝"/>
        </w:rPr>
        <w:fldChar w:fldCharType="separate"/>
      </w:r>
      <w:r w:rsidR="00523FDB">
        <w:rPr>
          <w:rFonts w:ascii="游明朝" w:eastAsia="游明朝" w:hAnsi="游明朝"/>
          <w:noProof/>
        </w:rPr>
        <w:t>[2, 5]</w:t>
      </w:r>
      <w:r w:rsidR="00523FDB">
        <w:rPr>
          <w:rFonts w:ascii="游明朝" w:eastAsia="游明朝" w:hAnsi="游明朝"/>
        </w:rPr>
        <w:fldChar w:fldCharType="end"/>
      </w:r>
      <w:r>
        <w:rPr>
          <w:rFonts w:ascii="游明朝" w:eastAsia="游明朝" w:hAnsi="游明朝" w:hint="eastAsia"/>
        </w:rPr>
        <w:t>.</w:t>
      </w:r>
      <w:r w:rsidR="00953581" w:rsidRPr="00953581">
        <w:rPr>
          <w:rFonts w:hint="eastAsia"/>
        </w:rPr>
        <w:t xml:space="preserve"> </w:t>
      </w:r>
      <w:r w:rsidR="00953581" w:rsidRPr="00953581">
        <w:rPr>
          <w:rFonts w:ascii="游明朝" w:eastAsia="游明朝" w:hAnsi="游明朝" w:hint="eastAsia"/>
        </w:rPr>
        <w:t>多くの臨床データは外れ値の影響を受けやす</w:t>
      </w:r>
      <w:ins w:id="82" w:author="Microsoft アカウント" w:date="2025-05-20T13:49:00Z">
        <w:r w:rsidR="00984025">
          <w:rPr>
            <w:rFonts w:ascii="游明朝" w:eastAsia="游明朝" w:hAnsi="游明朝"/>
          </w:rPr>
          <w:t>く</w:t>
        </w:r>
      </w:ins>
      <w:del w:id="83" w:author="Microsoft アカウント" w:date="2025-05-20T13:49:00Z">
        <w:r w:rsidR="00953581" w:rsidRPr="00953581" w:rsidDel="00984025">
          <w:rPr>
            <w:rFonts w:ascii="游明朝" w:eastAsia="游明朝" w:hAnsi="游明朝" w:hint="eastAsia"/>
          </w:rPr>
          <w:delText>い</w:delText>
        </w:r>
      </w:del>
      <w:r w:rsidR="00953581">
        <w:rPr>
          <w:rFonts w:ascii="游明朝" w:eastAsia="游明朝" w:hAnsi="游明朝" w:hint="eastAsia"/>
        </w:rPr>
        <w:t>,</w:t>
      </w:r>
      <w:del w:id="84" w:author="Microsoft アカウント" w:date="2025-05-20T13:49:00Z">
        <w:r w:rsidR="00953581" w:rsidDel="00984025">
          <w:rPr>
            <w:rFonts w:ascii="游明朝" w:eastAsia="游明朝" w:hAnsi="游明朝"/>
          </w:rPr>
          <w:delText xml:space="preserve"> </w:delText>
        </w:r>
      </w:del>
      <w:ins w:id="85" w:author="Microsoft アカウント" w:date="2025-05-20T13:49:00Z">
        <w:r w:rsidR="00984025">
          <w:rPr>
            <w:rFonts w:ascii="游明朝" w:eastAsia="游明朝" w:hAnsi="游明朝"/>
          </w:rPr>
          <w:t xml:space="preserve"> </w:t>
        </w:r>
      </w:ins>
      <w:ins w:id="86" w:author="Microsoft アカウント" w:date="2025-05-20T13:50:00Z">
        <w:r w:rsidR="00984025">
          <w:rPr>
            <w:rFonts w:ascii="游明朝" w:eastAsia="游明朝" w:hAnsi="游明朝"/>
          </w:rPr>
          <w:t>また</w:t>
        </w:r>
      </w:ins>
      <w:del w:id="87" w:author="Microsoft アカウント" w:date="2025-05-20T13:49:00Z">
        <w:r w:rsidR="00953581" w:rsidDel="00984025">
          <w:rPr>
            <w:rFonts w:ascii="游明朝" w:eastAsia="游明朝" w:hAnsi="游明朝" w:hint="eastAsia"/>
          </w:rPr>
          <w:delText>あるいは</w:delText>
        </w:r>
      </w:del>
      <w:r w:rsidR="00953581">
        <w:rPr>
          <w:rFonts w:ascii="游明朝" w:eastAsia="游明朝" w:hAnsi="游明朝" w:hint="eastAsia"/>
        </w:rPr>
        <w:t>分布が偏っているために</w:t>
      </w:r>
      <w:r w:rsidR="00953581" w:rsidRPr="00953581">
        <w:rPr>
          <w:rFonts w:ascii="游明朝" w:eastAsia="游明朝" w:hAnsi="游明朝" w:hint="eastAsia"/>
        </w:rPr>
        <w:t>正規分布の仮定を満たさないことが多い</w:t>
      </w:r>
      <w:r w:rsidR="00953581">
        <w:rPr>
          <w:rFonts w:ascii="游明朝" w:eastAsia="游明朝" w:hAnsi="游明朝" w:hint="eastAsia"/>
        </w:rPr>
        <w:t>です.</w:t>
      </w:r>
      <w:r w:rsidR="00953581">
        <w:rPr>
          <w:rFonts w:ascii="游明朝" w:eastAsia="游明朝" w:hAnsi="游明朝"/>
        </w:rPr>
        <w:t xml:space="preserve"> ただし実際のデータについては正規性の検定</w:t>
      </w:r>
      <w:r w:rsidR="00953581">
        <w:rPr>
          <w:rFonts w:ascii="游明朝" w:eastAsia="游明朝" w:hAnsi="游明朝" w:hint="eastAsia"/>
        </w:rPr>
        <w:t>（</w:t>
      </w:r>
      <w:r w:rsidR="00953581" w:rsidRPr="00953581">
        <w:rPr>
          <w:rFonts w:ascii="游明朝" w:eastAsia="游明朝" w:hAnsi="游明朝" w:hint="eastAsia"/>
        </w:rPr>
        <w:t>Shapiro–Wilk検定</w:t>
      </w:r>
      <w:r w:rsidR="00953581">
        <w:rPr>
          <w:rFonts w:ascii="游明朝" w:eastAsia="游明朝" w:hAnsi="游明朝" w:hint="eastAsia"/>
        </w:rPr>
        <w:t>や</w:t>
      </w:r>
      <w:r w:rsidR="00953581" w:rsidRPr="00953581">
        <w:rPr>
          <w:rFonts w:ascii="游明朝" w:eastAsia="游明朝" w:hAnsi="游明朝" w:hint="eastAsia"/>
        </w:rPr>
        <w:t>Kolmogorov–Smirnov検定など</w:t>
      </w:r>
      <w:r w:rsidR="00953581">
        <w:rPr>
          <w:rFonts w:ascii="游明朝" w:eastAsia="游明朝" w:hAnsi="游明朝" w:hint="eastAsia"/>
        </w:rPr>
        <w:t>）</w:t>
      </w:r>
      <w:r w:rsidR="00953581">
        <w:rPr>
          <w:rFonts w:ascii="游明朝" w:eastAsia="游明朝" w:hAnsi="游明朝"/>
        </w:rPr>
        <w:t>で正規分布の有無は検討した方が良いと思います</w:t>
      </w:r>
      <w:r w:rsidR="00953581">
        <w:rPr>
          <w:rFonts w:ascii="游明朝" w:eastAsia="游明朝" w:hAnsi="游明朝" w:hint="eastAsia"/>
        </w:rPr>
        <w:t>.</w:t>
      </w:r>
    </w:p>
    <w:p w14:paraId="32F19D6C" w14:textId="62D6DE53" w:rsidR="00B5275F" w:rsidRDefault="00B5275F" w:rsidP="00A97FCA">
      <w:pPr>
        <w:rPr>
          <w:rFonts w:ascii="游明朝" w:eastAsia="游明朝" w:hAnsi="游明朝"/>
        </w:rPr>
      </w:pPr>
      <w:r>
        <w:rPr>
          <w:rFonts w:ascii="游明朝" w:eastAsia="游明朝" w:hAnsi="游明朝" w:hint="eastAsia"/>
        </w:rPr>
        <w:t xml:space="preserve">　</w:t>
      </w:r>
      <w:r w:rsidR="003D6672">
        <w:rPr>
          <w:rFonts w:ascii="游明朝" w:eastAsia="游明朝" w:hAnsi="游明朝" w:hint="eastAsia"/>
        </w:rPr>
        <w:t>また</w:t>
      </w:r>
      <w:r>
        <w:rPr>
          <w:rFonts w:ascii="游明朝" w:eastAsia="游明朝" w:hAnsi="游明朝" w:hint="eastAsia"/>
        </w:rPr>
        <w:t>3群間の比較には対応がないデータに対してK</w:t>
      </w:r>
      <w:r w:rsidRPr="00B5275F">
        <w:rPr>
          <w:rFonts w:ascii="游明朝" w:eastAsia="游明朝" w:hAnsi="游明朝" w:hint="eastAsia"/>
        </w:rPr>
        <w:t>ruskal-wallis検定</w:t>
      </w:r>
      <w:r>
        <w:rPr>
          <w:rFonts w:ascii="游明朝" w:eastAsia="游明朝" w:hAnsi="游明朝" w:hint="eastAsia"/>
        </w:rPr>
        <w:t>, 対応のあるデータに対してF</w:t>
      </w:r>
      <w:r w:rsidRPr="00B5275F">
        <w:rPr>
          <w:rFonts w:ascii="游明朝" w:eastAsia="游明朝" w:hAnsi="游明朝" w:hint="eastAsia"/>
        </w:rPr>
        <w:t>riedman検定</w:t>
      </w:r>
      <w:r>
        <w:rPr>
          <w:rFonts w:ascii="游明朝" w:eastAsia="游明朝" w:hAnsi="游明朝" w:hint="eastAsia"/>
        </w:rPr>
        <w:t>を使用します（</w:t>
      </w:r>
      <w:ins w:id="88" w:author="Microsoft アカウント" w:date="2025-05-20T13:46:00Z">
        <w:r w:rsidR="0064088B" w:rsidRPr="0064088B">
          <w:rPr>
            <w:rFonts w:ascii="游明朝" w:eastAsia="游明朝" w:hAnsi="游明朝" w:hint="eastAsia"/>
          </w:rPr>
          <w:t>データが正規分布していない場合</w:t>
        </w:r>
      </w:ins>
      <w:del w:id="89" w:author="Microsoft アカウント" w:date="2025-05-20T13:46:00Z">
        <w:r w:rsidDel="0064088B">
          <w:rPr>
            <w:rFonts w:ascii="游明朝" w:eastAsia="游明朝" w:hAnsi="游明朝" w:hint="eastAsia"/>
          </w:rPr>
          <w:delText>正規分布なし</w:delText>
        </w:r>
      </w:del>
      <w:r>
        <w:rPr>
          <w:rFonts w:ascii="游明朝" w:eastAsia="游明朝" w:hAnsi="游明朝" w:hint="eastAsia"/>
        </w:rPr>
        <w:t>）</w:t>
      </w:r>
      <w:r w:rsidR="00523FDB">
        <w:rPr>
          <w:rFonts w:ascii="游明朝" w:eastAsia="游明朝" w:hAnsi="游明朝"/>
        </w:rPr>
        <w:fldChar w:fldCharType="begin"/>
      </w:r>
      <w:r w:rsidR="00523FDB">
        <w:rPr>
          <w:rFonts w:ascii="游明朝" w:eastAsia="游明朝" w:hAnsi="游明朝"/>
        </w:rPr>
        <w:instrText xml:space="preserve"> ADDIN EN.CITE &lt;EndNote&gt;&lt;Cite&gt;&lt;Author&gt;新谷歩&lt;/Author&gt;&lt;Year&gt;2016&lt;/Year&gt;&lt;RecNum&gt;1681&lt;/RecNum&gt;&lt;DisplayText&gt;[2, 5]&lt;/DisplayText&gt;&lt;record&gt;&lt;rec-number&gt;1681&lt;/rec-number&gt;&lt;foreign-keys&gt;&lt;key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Cite&gt;&lt;Author&gt;大塚俊昭&lt;/Author&gt;&lt;Year&gt;2022&lt;/Year&gt;&lt;RecNum&gt;1686&lt;/RecNum&gt;&lt;record&gt;&lt;rec-number&gt;1686&lt;/rec-number&gt;&lt;foreign-keys&gt;&lt;key app="EN" db-id="5ep5wtfv09xztzeasdvxprabpr0fwses25wr" timestamp="1742737070"&gt;1686&lt;/key&gt;&lt;/foreign-keys&gt;&lt;ref-type name="Journal Article"&gt;17&lt;/ref-type&gt;&lt;contributors&gt;&lt;authors&gt;&lt;author&gt;&lt;style face="normal" font="default" charset="128" size="100%"&gt;大塚俊昭&lt;/style&gt;&lt;/author&gt;&lt;/authors&gt;&lt;/contributors&gt;&lt;titles&gt;&lt;title&gt;&lt;style face="normal" font="default" charset="128" size="100%"&gt;医学統計解析のいろは&lt;/style&gt;&lt;/title&gt;&lt;secondary-title&gt;&lt;style face="normal" font="default" charset="128" size="100%"&gt;日本医科大学医学会雑誌&lt;/style&gt;&lt;/secondary-title&gt;&lt;/titles&gt;&lt;periodical&gt;&lt;full-title&gt;日本医科大学医学会雑誌&lt;/full-title&gt;&lt;/periodical&gt;&lt;pages&gt;243-251&lt;/pages&gt;&lt;volume&gt;18&lt;/volume&gt;&lt;number&gt;3&lt;/number&gt;&lt;dates&gt;&lt;year&gt;2022&lt;/year&gt;&lt;/dates&gt;&lt;urls&gt;&lt;/urls&gt;&lt;/record&gt;&lt;/Cite&gt;&lt;/EndNote&gt;</w:instrText>
      </w:r>
      <w:r w:rsidR="00523FDB">
        <w:rPr>
          <w:rFonts w:ascii="游明朝" w:eastAsia="游明朝" w:hAnsi="游明朝"/>
        </w:rPr>
        <w:fldChar w:fldCharType="separate"/>
      </w:r>
      <w:r w:rsidR="00523FDB">
        <w:rPr>
          <w:rFonts w:ascii="游明朝" w:eastAsia="游明朝" w:hAnsi="游明朝"/>
          <w:noProof/>
        </w:rPr>
        <w:t>[2, 5]</w:t>
      </w:r>
      <w:r w:rsidR="00523FDB">
        <w:rPr>
          <w:rFonts w:ascii="游明朝" w:eastAsia="游明朝" w:hAnsi="游明朝"/>
        </w:rPr>
        <w:fldChar w:fldCharType="end"/>
      </w:r>
      <w:r>
        <w:rPr>
          <w:rFonts w:ascii="游明朝" w:eastAsia="游明朝" w:hAnsi="游明朝" w:hint="eastAsia"/>
        </w:rPr>
        <w:t xml:space="preserve">. </w:t>
      </w:r>
    </w:p>
    <w:p w14:paraId="445079F3" w14:textId="77777777" w:rsidR="00B5275F" w:rsidRDefault="00B5275F" w:rsidP="00A97FCA">
      <w:pPr>
        <w:rPr>
          <w:rFonts w:ascii="游明朝" w:eastAsia="游明朝" w:hAnsi="游明朝"/>
        </w:rPr>
      </w:pPr>
    </w:p>
    <w:p w14:paraId="2A6A1626" w14:textId="367507D3" w:rsidR="0075508E" w:rsidRPr="0075508E" w:rsidRDefault="0075508E" w:rsidP="00A97FCA">
      <w:pPr>
        <w:rPr>
          <w:rFonts w:ascii="游明朝" w:eastAsia="游明朝" w:hAnsi="游明朝"/>
          <w:b/>
          <w:bCs/>
        </w:rPr>
      </w:pPr>
      <w:r w:rsidRPr="0075508E">
        <w:rPr>
          <w:rFonts w:ascii="游明朝" w:eastAsia="游明朝" w:hAnsi="游明朝" w:hint="eastAsia"/>
          <w:b/>
          <w:bCs/>
        </w:rPr>
        <w:t>相関分析</w:t>
      </w:r>
    </w:p>
    <w:p w14:paraId="119D6851" w14:textId="660A510A" w:rsidR="00497C45" w:rsidRPr="00811C7A" w:rsidRDefault="00B14E97" w:rsidP="00A97FCA">
      <w:pPr>
        <w:rPr>
          <w:rFonts w:ascii="游明朝" w:eastAsia="游明朝" w:hAnsi="游明朝"/>
          <w:color w:val="000000" w:themeColor="text1"/>
          <w:szCs w:val="21"/>
        </w:rPr>
      </w:pPr>
      <w:r w:rsidRPr="00811C7A">
        <w:rPr>
          <w:rFonts w:ascii="游明朝" w:eastAsia="游明朝" w:hAnsi="游明朝" w:hint="eastAsia"/>
          <w:color w:val="000000" w:themeColor="text1"/>
        </w:rPr>
        <w:t xml:space="preserve">　連続変数同士の関係性を検討するときに相関係数を算出します. 連続変数同士の関係性の例</w:t>
      </w:r>
      <w:r w:rsidRPr="00811C7A">
        <w:rPr>
          <w:rFonts w:ascii="游明朝" w:eastAsia="游明朝" w:hAnsi="游明朝" w:hint="eastAsia"/>
          <w:color w:val="000000" w:themeColor="text1"/>
          <w:szCs w:val="21"/>
        </w:rPr>
        <w:t>としては白血球数とCRPや年齢と体重などが挙げられます. 正規分布していない場合はSpearmanの順位相関係数, 正規分布する場合はPearsonの</w:t>
      </w:r>
      <w:ins w:id="90" w:author="Microsoft アカウント" w:date="2025-05-20T13:47:00Z">
        <w:r w:rsidR="00233440" w:rsidRPr="00233440">
          <w:rPr>
            <w:rFonts w:ascii="游明朝" w:eastAsia="游明朝" w:hAnsi="游明朝" w:hint="eastAsia"/>
            <w:color w:val="000000" w:themeColor="text1"/>
            <w:szCs w:val="21"/>
          </w:rPr>
          <w:t>積率相関係数</w:t>
        </w:r>
      </w:ins>
      <w:del w:id="91" w:author="Microsoft アカウント" w:date="2025-05-20T13:47:00Z">
        <w:r w:rsidR="00811C7A" w:rsidRPr="00811C7A" w:rsidDel="00233440">
          <w:rPr>
            <w:rFonts w:ascii="游明朝" w:eastAsia="游明朝" w:hAnsi="游明朝" w:hint="eastAsia"/>
            <w:color w:val="000000" w:themeColor="text1"/>
            <w:szCs w:val="21"/>
          </w:rPr>
          <w:delText>順位相関係数</w:delText>
        </w:r>
      </w:del>
      <w:r w:rsidRPr="00811C7A">
        <w:rPr>
          <w:rFonts w:ascii="游明朝" w:eastAsia="游明朝" w:hAnsi="游明朝" w:hint="eastAsia"/>
          <w:color w:val="000000" w:themeColor="text1"/>
          <w:szCs w:val="21"/>
        </w:rPr>
        <w:t>を使用します</w:t>
      </w:r>
      <w:r w:rsidR="00523FDB" w:rsidRPr="00811C7A">
        <w:rPr>
          <w:rFonts w:ascii="游明朝" w:eastAsia="游明朝" w:hAnsi="游明朝"/>
          <w:color w:val="000000" w:themeColor="text1"/>
        </w:rPr>
        <w:fldChar w:fldCharType="begin"/>
      </w:r>
      <w:r w:rsidR="00523FDB" w:rsidRPr="00811C7A">
        <w:rPr>
          <w:rFonts w:ascii="游明朝" w:eastAsia="游明朝" w:hAnsi="游明朝"/>
          <w:color w:val="000000" w:themeColor="text1"/>
        </w:rPr>
        <w:instrText xml:space="preserve"> ADDIN EN.CITE &lt;EndNote&gt;&lt;Cite&gt;&lt;Author&gt;新谷歩&lt;/Author&gt;&lt;Year&gt;2016&lt;/Year&gt;&lt;RecNum&gt;1681&lt;/RecNum&gt;&lt;DisplayText&gt;[2, 5]&lt;/DisplayText&gt;&lt;record&gt;&lt;rec-number&gt;1681&lt;/rec-number&gt;&lt;foreign-keys&gt;&lt;key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Cite&gt;&lt;Author&gt;大塚俊昭&lt;/Author&gt;&lt;Year&gt;2022&lt;/Year&gt;&lt;RecNum&gt;1686&lt;/RecNum&gt;&lt;record&gt;&lt;rec-number&gt;1686&lt;/rec-number&gt;&lt;foreign-keys&gt;&lt;key app="EN" db-id="5ep5wtfv09xztzeasdvxprabpr0fwses25wr" timestamp="1742737070"&gt;1686&lt;/key&gt;&lt;/foreign-keys&gt;&lt;ref-type name="Journal Article"&gt;17&lt;/ref-type&gt;&lt;contributors&gt;&lt;authors&gt;&lt;author&gt;&lt;style face="normal" font="default" charset="128" size="100%"&gt;大塚俊昭&lt;/style&gt;&lt;/author&gt;&lt;/authors&gt;&lt;/contributors&gt;&lt;titles&gt;&lt;title&gt;&lt;style face="normal" font="default" charset="128" size="100%"&gt;医学統計解析のいろは&lt;/style&gt;&lt;/title&gt;&lt;secondary-title&gt;&lt;style face="normal" font="default" charset="128" size="100%"&gt;日本医科大学医学会雑誌&lt;/style&gt;&lt;/secondary-title&gt;&lt;/titles&gt;&lt;periodical&gt;&lt;full-title&gt;日本医科大学医学会雑誌&lt;/full-title&gt;&lt;/periodical&gt;&lt;pages&gt;243-251&lt;/pages&gt;&lt;volume&gt;18&lt;/volume&gt;&lt;number&gt;3&lt;/number&gt;&lt;dates&gt;&lt;year&gt;2022&lt;/year&gt;&lt;/dates&gt;&lt;urls&gt;&lt;/urls&gt;&lt;/record&gt;&lt;/Cite&gt;&lt;/EndNote&gt;</w:instrText>
      </w:r>
      <w:r w:rsidR="00523FDB" w:rsidRPr="00811C7A">
        <w:rPr>
          <w:rFonts w:ascii="游明朝" w:eastAsia="游明朝" w:hAnsi="游明朝"/>
          <w:color w:val="000000" w:themeColor="text1"/>
        </w:rPr>
        <w:fldChar w:fldCharType="separate"/>
      </w:r>
      <w:r w:rsidR="00523FDB" w:rsidRPr="00811C7A">
        <w:rPr>
          <w:rFonts w:ascii="游明朝" w:eastAsia="游明朝" w:hAnsi="游明朝"/>
          <w:noProof/>
          <w:color w:val="000000" w:themeColor="text1"/>
        </w:rPr>
        <w:t>[2, 5]</w:t>
      </w:r>
      <w:r w:rsidR="00523FDB" w:rsidRPr="00811C7A">
        <w:rPr>
          <w:rFonts w:ascii="游明朝" w:eastAsia="游明朝" w:hAnsi="游明朝"/>
          <w:color w:val="000000" w:themeColor="text1"/>
        </w:rPr>
        <w:fldChar w:fldCharType="end"/>
      </w:r>
      <w:r w:rsidRPr="00811C7A">
        <w:rPr>
          <w:rFonts w:ascii="游明朝" w:eastAsia="游明朝" w:hAnsi="游明朝" w:hint="eastAsia"/>
          <w:color w:val="000000" w:themeColor="text1"/>
          <w:szCs w:val="21"/>
        </w:rPr>
        <w:t xml:space="preserve">. </w:t>
      </w:r>
      <w:r w:rsidR="00497C45" w:rsidRPr="00811C7A">
        <w:rPr>
          <w:rFonts w:ascii="游明朝" w:eastAsia="游明朝" w:hAnsi="游明朝" w:hint="eastAsia"/>
          <w:color w:val="000000" w:themeColor="text1"/>
          <w:szCs w:val="21"/>
        </w:rPr>
        <w:t>相関係数（r）は以下のように表現します</w:t>
      </w:r>
      <w:r w:rsidR="00497C45" w:rsidRPr="00811C7A">
        <w:rPr>
          <w:rFonts w:ascii="游明朝" w:eastAsia="游明朝" w:hAnsi="游明朝" w:cstheme="majorHAnsi"/>
          <w:bCs/>
          <w:color w:val="000000" w:themeColor="text1"/>
          <w:szCs w:val="21"/>
        </w:rPr>
        <w:fldChar w:fldCharType="begin"/>
      </w:r>
      <w:r w:rsidR="00497C45" w:rsidRPr="00811C7A">
        <w:rPr>
          <w:rFonts w:ascii="游明朝" w:eastAsia="游明朝" w:hAnsi="游明朝" w:cstheme="majorHAnsi"/>
          <w:bCs/>
          <w:color w:val="000000" w:themeColor="text1"/>
          <w:szCs w:val="21"/>
        </w:rPr>
        <w:instrText xml:space="preserve"> ADDIN EN.CITE &lt;EndNote&gt;&lt;Cite&gt;&lt;Author&gt;Akoglu&lt;/Author&gt;&lt;Year&gt;2018&lt;/Year&gt;&lt;RecNum&gt;337&lt;/RecNum&gt;&lt;DisplayText&gt;[8]&lt;/DisplayText&gt;&lt;record&gt;&lt;rec-number&gt;337&lt;/rec-number&gt;&lt;foreign-keys&gt;&lt;key app="EN" db-id="5ep5wtfv09xztzeasdvxprabpr0fwses25wr" timestamp="1660649934"&gt;337&lt;/key&gt;&lt;/foreign-keys&gt;&lt;ref-type name="Journal Article"&gt;17&lt;/ref-type&gt;&lt;contributors&gt;&lt;authors&gt;&lt;author&gt;Akoglu, H.&lt;/author&gt;&lt;/authors&gt;&lt;/contributors&gt;&lt;auth-address&gt;Marmara University School of Medicine, Department of Emergency Medicine, Istanbul, Turkey.&lt;/auth-address&gt;&lt;titles&gt;&lt;title&gt;User&amp;apos;s guide to correlation coefficients&lt;/title&gt;&lt;secondary-title&gt;Turk J Emerg Med&lt;/secondary-title&gt;&lt;/titles&gt;&lt;periodical&gt;&lt;full-title&gt;Turk J Emerg Med&lt;/full-title&gt;&lt;/periodical&gt;&lt;pages&gt;91-93&lt;/pages&gt;&lt;volume&gt;18&lt;/volume&gt;&lt;number&gt;3&lt;/number&gt;&lt;edition&gt;2018/09/08&lt;/edition&gt;&lt;keywords&gt;&lt;keyword&gt;Correlation coefficient&lt;/keyword&gt;&lt;keyword&gt;Cramer&amp;apos;s&lt;/keyword&gt;&lt;keyword&gt;Interpretation&lt;/keyword&gt;&lt;keyword&gt;Lin&amp;apos;s&lt;/keyword&gt;&lt;keyword&gt;Pearson&amp;apos;s&lt;/keyword&gt;&lt;keyword&gt;Spearman&amp;apos;s&lt;/keyword&gt;&lt;/keywords&gt;&lt;dates&gt;&lt;year&gt;2018&lt;/year&gt;&lt;pub-dates&gt;&lt;date&gt;Sep&lt;/date&gt;&lt;/pub-dates&gt;&lt;/dates&gt;&lt;isbn&gt;2452-2473 (Print)&amp;#xD;2452-2473 (Linking)&lt;/isbn&gt;&lt;accession-num&gt;30191186&lt;/accession-num&gt;&lt;urls&gt;&lt;related-urls&gt;&lt;url&gt;https://www.ncbi.nlm.nih.gov/pubmed/30191186&lt;/url&gt;&lt;/related-urls&gt;&lt;/urls&gt;&lt;custom2&gt;PMC6107969&lt;/custom2&gt;&lt;electronic-resource-num&gt;10.1016/j.tjem.2018.08.001&lt;/electronic-resource-num&gt;&lt;/record&gt;&lt;/Cite&gt;&lt;/EndNote&gt;</w:instrText>
      </w:r>
      <w:r w:rsidR="00497C45" w:rsidRPr="00811C7A">
        <w:rPr>
          <w:rFonts w:ascii="游明朝" w:eastAsia="游明朝" w:hAnsi="游明朝" w:cstheme="majorHAnsi"/>
          <w:bCs/>
          <w:color w:val="000000" w:themeColor="text1"/>
          <w:szCs w:val="21"/>
        </w:rPr>
        <w:fldChar w:fldCharType="separate"/>
      </w:r>
      <w:r w:rsidR="00497C45" w:rsidRPr="00811C7A">
        <w:rPr>
          <w:rFonts w:ascii="游明朝" w:eastAsia="游明朝" w:hAnsi="游明朝" w:cstheme="majorHAnsi"/>
          <w:bCs/>
          <w:noProof/>
          <w:color w:val="000000" w:themeColor="text1"/>
          <w:szCs w:val="21"/>
        </w:rPr>
        <w:t>[8]</w:t>
      </w:r>
      <w:r w:rsidR="00497C45" w:rsidRPr="00811C7A">
        <w:rPr>
          <w:rFonts w:ascii="游明朝" w:eastAsia="游明朝" w:hAnsi="游明朝" w:cstheme="majorHAnsi"/>
          <w:bCs/>
          <w:color w:val="000000" w:themeColor="text1"/>
          <w:szCs w:val="21"/>
        </w:rPr>
        <w:fldChar w:fldCharType="end"/>
      </w:r>
      <w:r w:rsidR="00497C45" w:rsidRPr="00811C7A">
        <w:rPr>
          <w:rFonts w:ascii="游明朝" w:eastAsia="游明朝" w:hAnsi="游明朝" w:hint="eastAsia"/>
          <w:color w:val="000000" w:themeColor="text1"/>
          <w:szCs w:val="21"/>
        </w:rPr>
        <w:t>.</w:t>
      </w:r>
    </w:p>
    <w:p w14:paraId="6667DD80" w14:textId="426C60B4" w:rsidR="00497C45" w:rsidRPr="00811C7A" w:rsidRDefault="00811C7A" w:rsidP="00497C45">
      <w:pPr>
        <w:ind w:firstLineChars="100" w:firstLine="210"/>
        <w:rPr>
          <w:rFonts w:ascii="游明朝" w:eastAsia="游明朝" w:hAnsi="游明朝"/>
          <w:color w:val="000000" w:themeColor="text1"/>
          <w:szCs w:val="21"/>
        </w:rPr>
      </w:pPr>
      <w:r w:rsidRPr="00811C7A">
        <w:rPr>
          <w:rFonts w:ascii="游明朝" w:eastAsia="游明朝" w:hAnsi="游明朝"/>
          <w:color w:val="000000" w:themeColor="text1"/>
          <w:szCs w:val="21"/>
        </w:rPr>
        <w:lastRenderedPageBreak/>
        <w:t>完璧な相関（</w:t>
      </w:r>
      <w:r w:rsidR="00497C45" w:rsidRPr="00811C7A">
        <w:rPr>
          <w:rFonts w:ascii="游明朝" w:eastAsia="游明朝" w:hAnsi="游明朝"/>
          <w:color w:val="000000" w:themeColor="text1"/>
          <w:szCs w:val="21"/>
        </w:rPr>
        <w:t>perfect</w:t>
      </w:r>
      <w:r w:rsidRPr="00811C7A">
        <w:rPr>
          <w:rFonts w:ascii="游明朝" w:eastAsia="游明朝" w:hAnsi="游明朝"/>
          <w:color w:val="000000" w:themeColor="text1"/>
          <w:szCs w:val="21"/>
        </w:rPr>
        <w:t>）</w:t>
      </w:r>
      <w:r w:rsidR="00497C45" w:rsidRPr="00811C7A">
        <w:rPr>
          <w:rFonts w:ascii="游明朝" w:eastAsia="游明朝" w:hAnsi="游明朝"/>
          <w:color w:val="000000" w:themeColor="text1"/>
          <w:szCs w:val="21"/>
        </w:rPr>
        <w:t xml:space="preserve"> r=1 or -1</w:t>
      </w:r>
    </w:p>
    <w:p w14:paraId="5A5A7896" w14:textId="64878873" w:rsidR="00497C45" w:rsidRPr="00811C7A" w:rsidRDefault="00811C7A" w:rsidP="00497C45">
      <w:pPr>
        <w:ind w:firstLineChars="100" w:firstLine="210"/>
        <w:rPr>
          <w:rFonts w:ascii="游明朝" w:eastAsia="游明朝" w:hAnsi="游明朝"/>
          <w:color w:val="000000" w:themeColor="text1"/>
          <w:szCs w:val="21"/>
        </w:rPr>
      </w:pPr>
      <w:r>
        <w:rPr>
          <w:rFonts w:ascii="游明朝" w:eastAsia="游明朝" w:hAnsi="游明朝"/>
          <w:color w:val="000000" w:themeColor="text1"/>
          <w:szCs w:val="21"/>
        </w:rPr>
        <w:t>強い相関（</w:t>
      </w:r>
      <w:r w:rsidR="00497C45" w:rsidRPr="00811C7A">
        <w:rPr>
          <w:rFonts w:ascii="游明朝" w:eastAsia="游明朝" w:hAnsi="游明朝"/>
          <w:color w:val="000000" w:themeColor="text1"/>
          <w:szCs w:val="21"/>
        </w:rPr>
        <w:t>strong</w:t>
      </w:r>
      <w:r>
        <w:rPr>
          <w:rFonts w:ascii="游明朝" w:eastAsia="游明朝" w:hAnsi="游明朝"/>
          <w:color w:val="000000" w:themeColor="text1"/>
          <w:szCs w:val="21"/>
        </w:rPr>
        <w:t>）</w:t>
      </w:r>
      <w:r w:rsidR="00497C45" w:rsidRPr="00811C7A">
        <w:rPr>
          <w:rFonts w:ascii="游明朝" w:eastAsia="游明朝" w:hAnsi="游明朝"/>
          <w:color w:val="000000" w:themeColor="text1"/>
          <w:szCs w:val="21"/>
        </w:rPr>
        <w:t xml:space="preserve"> 1&gt;r≥0.7 or -1&gt;r≥-0.7</w:t>
      </w:r>
    </w:p>
    <w:p w14:paraId="46E6CBEF" w14:textId="2E2E4640" w:rsidR="00497C45" w:rsidRPr="00811C7A" w:rsidRDefault="00811C7A" w:rsidP="00497C45">
      <w:pPr>
        <w:ind w:firstLineChars="100" w:firstLine="210"/>
        <w:rPr>
          <w:rFonts w:ascii="游明朝" w:eastAsia="游明朝" w:hAnsi="游明朝"/>
          <w:color w:val="000000" w:themeColor="text1"/>
          <w:szCs w:val="21"/>
        </w:rPr>
      </w:pPr>
      <w:r>
        <w:rPr>
          <w:rFonts w:ascii="游明朝" w:eastAsia="游明朝" w:hAnsi="游明朝"/>
          <w:color w:val="000000" w:themeColor="text1"/>
          <w:szCs w:val="21"/>
        </w:rPr>
        <w:t>中等度の相関（</w:t>
      </w:r>
      <w:r w:rsidR="00497C45" w:rsidRPr="00811C7A">
        <w:rPr>
          <w:rFonts w:ascii="游明朝" w:eastAsia="游明朝" w:hAnsi="游明朝"/>
          <w:color w:val="000000" w:themeColor="text1"/>
          <w:szCs w:val="21"/>
        </w:rPr>
        <w:t>moderate</w:t>
      </w:r>
      <w:r>
        <w:rPr>
          <w:rFonts w:ascii="游明朝" w:eastAsia="游明朝" w:hAnsi="游明朝"/>
          <w:color w:val="000000" w:themeColor="text1"/>
          <w:szCs w:val="21"/>
        </w:rPr>
        <w:t>）</w:t>
      </w:r>
      <w:r w:rsidR="00497C45" w:rsidRPr="00811C7A">
        <w:rPr>
          <w:rFonts w:ascii="游明朝" w:eastAsia="游明朝" w:hAnsi="游明朝"/>
          <w:color w:val="000000" w:themeColor="text1"/>
          <w:szCs w:val="21"/>
        </w:rPr>
        <w:t xml:space="preserve"> 0.7&gt;r≥0.4 or -0.7&gt;r≥-0.4</w:t>
      </w:r>
    </w:p>
    <w:p w14:paraId="5133C2DE" w14:textId="1B186AAE" w:rsidR="00497C45" w:rsidRPr="00811C7A" w:rsidRDefault="00811C7A" w:rsidP="00497C45">
      <w:pPr>
        <w:ind w:firstLineChars="100" w:firstLine="210"/>
        <w:rPr>
          <w:rFonts w:ascii="游明朝" w:eastAsia="游明朝" w:hAnsi="游明朝"/>
          <w:color w:val="000000" w:themeColor="text1"/>
          <w:szCs w:val="21"/>
        </w:rPr>
      </w:pPr>
      <w:r>
        <w:rPr>
          <w:rFonts w:ascii="游明朝" w:eastAsia="游明朝" w:hAnsi="游明朝"/>
          <w:color w:val="000000" w:themeColor="text1"/>
          <w:szCs w:val="21"/>
        </w:rPr>
        <w:t>弱い相関（</w:t>
      </w:r>
      <w:r w:rsidR="00497C45" w:rsidRPr="00811C7A">
        <w:rPr>
          <w:rFonts w:ascii="游明朝" w:eastAsia="游明朝" w:hAnsi="游明朝"/>
          <w:color w:val="000000" w:themeColor="text1"/>
          <w:szCs w:val="21"/>
        </w:rPr>
        <w:t>weak</w:t>
      </w:r>
      <w:r>
        <w:rPr>
          <w:rFonts w:ascii="游明朝" w:eastAsia="游明朝" w:hAnsi="游明朝"/>
          <w:color w:val="000000" w:themeColor="text1"/>
          <w:szCs w:val="21"/>
        </w:rPr>
        <w:t>）</w:t>
      </w:r>
      <w:r w:rsidR="00497C45" w:rsidRPr="00811C7A">
        <w:rPr>
          <w:rFonts w:ascii="游明朝" w:eastAsia="游明朝" w:hAnsi="游明朝"/>
          <w:color w:val="000000" w:themeColor="text1"/>
          <w:szCs w:val="21"/>
        </w:rPr>
        <w:t xml:space="preserve"> 0.4&gt;r≥0.1 or -0.4&gt;r≥-0.1</w:t>
      </w:r>
    </w:p>
    <w:p w14:paraId="0B9C649A" w14:textId="7D6BBE54" w:rsidR="00017316" w:rsidRPr="00811C7A" w:rsidRDefault="00811C7A" w:rsidP="00497C45">
      <w:pPr>
        <w:ind w:firstLineChars="100" w:firstLine="210"/>
        <w:rPr>
          <w:rFonts w:ascii="游明朝" w:eastAsia="游明朝" w:hAnsi="游明朝"/>
          <w:color w:val="000000" w:themeColor="text1"/>
          <w:szCs w:val="21"/>
        </w:rPr>
      </w:pPr>
      <w:r>
        <w:rPr>
          <w:rFonts w:ascii="游明朝" w:eastAsia="游明朝" w:hAnsi="游明朝"/>
          <w:color w:val="000000" w:themeColor="text1"/>
          <w:szCs w:val="21"/>
        </w:rPr>
        <w:t>相関なし（</w:t>
      </w:r>
      <w:r w:rsidR="00497C45" w:rsidRPr="00811C7A">
        <w:rPr>
          <w:rFonts w:ascii="游明朝" w:eastAsia="游明朝" w:hAnsi="游明朝"/>
          <w:color w:val="000000" w:themeColor="text1"/>
          <w:szCs w:val="21"/>
        </w:rPr>
        <w:t>zero</w:t>
      </w:r>
      <w:r>
        <w:rPr>
          <w:rFonts w:ascii="游明朝" w:eastAsia="游明朝" w:hAnsi="游明朝"/>
          <w:color w:val="000000" w:themeColor="text1"/>
          <w:szCs w:val="21"/>
        </w:rPr>
        <w:t>）</w:t>
      </w:r>
      <w:r w:rsidR="00497C45" w:rsidRPr="00811C7A">
        <w:rPr>
          <w:rFonts w:ascii="游明朝" w:eastAsia="游明朝" w:hAnsi="游明朝"/>
          <w:color w:val="000000" w:themeColor="text1"/>
          <w:szCs w:val="21"/>
        </w:rPr>
        <w:t xml:space="preserve"> r=0</w:t>
      </w:r>
    </w:p>
    <w:p w14:paraId="0923D419" w14:textId="77777777" w:rsidR="00B14E97" w:rsidRPr="00017316" w:rsidRDefault="00B14E97" w:rsidP="00A97FCA">
      <w:pPr>
        <w:rPr>
          <w:rFonts w:ascii="游明朝" w:eastAsia="游明朝" w:hAnsi="游明朝"/>
        </w:rPr>
      </w:pPr>
    </w:p>
    <w:p w14:paraId="71E9BD6F" w14:textId="567FC7E8" w:rsidR="00017316" w:rsidRPr="00985F88" w:rsidRDefault="00017316" w:rsidP="00A97FCA">
      <w:pPr>
        <w:rPr>
          <w:rFonts w:ascii="游明朝" w:eastAsia="游明朝" w:hAnsi="游明朝"/>
          <w:b/>
          <w:bCs/>
        </w:rPr>
      </w:pPr>
      <w:r w:rsidRPr="00985F88">
        <w:rPr>
          <w:rFonts w:ascii="游明朝" w:eastAsia="游明朝" w:hAnsi="游明朝" w:hint="eastAsia"/>
          <w:b/>
          <w:bCs/>
        </w:rPr>
        <w:t>感度</w:t>
      </w:r>
      <w:r w:rsidR="00C2235A" w:rsidRPr="00C2235A">
        <w:rPr>
          <w:rFonts w:ascii="游明朝" w:eastAsia="游明朝" w:hAnsi="游明朝" w:hint="eastAsia"/>
          <w:b/>
          <w:bCs/>
        </w:rPr>
        <w:t>（</w:t>
      </w:r>
      <w:ins w:id="92" w:author="Microsoft アカウント" w:date="2025-05-20T13:37:00Z">
        <w:r w:rsidR="00650FE1">
          <w:rPr>
            <w:rFonts w:ascii="游明朝" w:eastAsia="游明朝" w:hAnsi="游明朝" w:hint="eastAsia"/>
            <w:b/>
            <w:bCs/>
          </w:rPr>
          <w:t>S</w:t>
        </w:r>
      </w:ins>
      <w:del w:id="93" w:author="Microsoft アカウント" w:date="2025-05-20T13:37:00Z">
        <w:r w:rsidR="00C2235A" w:rsidRPr="00C2235A" w:rsidDel="00650FE1">
          <w:rPr>
            <w:rFonts w:ascii="游明朝" w:eastAsia="游明朝" w:hAnsi="游明朝" w:hint="eastAsia"/>
            <w:b/>
            <w:bCs/>
          </w:rPr>
          <w:delText>s</w:delText>
        </w:r>
      </w:del>
      <w:r w:rsidR="00C2235A" w:rsidRPr="00C2235A">
        <w:rPr>
          <w:rFonts w:ascii="游明朝" w:eastAsia="游明朝" w:hAnsi="游明朝" w:hint="eastAsia"/>
          <w:b/>
          <w:bCs/>
        </w:rPr>
        <w:t>ensitivity）</w:t>
      </w:r>
      <w:r w:rsidRPr="00985F88">
        <w:rPr>
          <w:rFonts w:ascii="游明朝" w:eastAsia="游明朝" w:hAnsi="游明朝" w:hint="eastAsia"/>
          <w:b/>
          <w:bCs/>
        </w:rPr>
        <w:t>・特異度</w:t>
      </w:r>
      <w:r w:rsidR="00C2235A" w:rsidRPr="00C2235A">
        <w:rPr>
          <w:rFonts w:ascii="游明朝" w:eastAsia="游明朝" w:hAnsi="游明朝" w:hint="eastAsia"/>
          <w:b/>
          <w:bCs/>
        </w:rPr>
        <w:t>（</w:t>
      </w:r>
      <w:ins w:id="94" w:author="Microsoft アカウント" w:date="2025-05-20T13:37:00Z">
        <w:r w:rsidR="00650FE1">
          <w:rPr>
            <w:rFonts w:ascii="游明朝" w:eastAsia="游明朝" w:hAnsi="游明朝"/>
            <w:b/>
            <w:bCs/>
          </w:rPr>
          <w:t>S</w:t>
        </w:r>
      </w:ins>
      <w:del w:id="95" w:author="Microsoft アカウント" w:date="2025-05-20T13:37:00Z">
        <w:r w:rsidR="00C2235A" w:rsidRPr="00C2235A" w:rsidDel="00650FE1">
          <w:rPr>
            <w:rFonts w:ascii="游明朝" w:eastAsia="游明朝" w:hAnsi="游明朝" w:hint="eastAsia"/>
            <w:b/>
            <w:bCs/>
          </w:rPr>
          <w:delText>s</w:delText>
        </w:r>
      </w:del>
      <w:r w:rsidR="00C2235A" w:rsidRPr="00C2235A">
        <w:rPr>
          <w:rFonts w:ascii="游明朝" w:eastAsia="游明朝" w:hAnsi="游明朝" w:hint="eastAsia"/>
          <w:b/>
          <w:bCs/>
        </w:rPr>
        <w:t>pecificity）</w:t>
      </w:r>
    </w:p>
    <w:p w14:paraId="4C814BE2" w14:textId="6C7F3676" w:rsidR="00017316" w:rsidRDefault="00523FDB" w:rsidP="00A97FCA">
      <w:pPr>
        <w:rPr>
          <w:rFonts w:ascii="游明朝" w:eastAsia="游明朝" w:hAnsi="游明朝"/>
        </w:rPr>
      </w:pPr>
      <w:r>
        <w:rPr>
          <w:rFonts w:ascii="游明朝" w:eastAsia="游明朝" w:hAnsi="游明朝" w:hint="eastAsia"/>
        </w:rPr>
        <w:t xml:space="preserve">　</w:t>
      </w:r>
      <w:r w:rsidR="009A51BB">
        <w:rPr>
          <w:rFonts w:ascii="游明朝" w:eastAsia="游明朝" w:hAnsi="游明朝" w:hint="eastAsia"/>
        </w:rPr>
        <w:t>疾患Xに対する検査Aの精度を考えたとき</w:t>
      </w:r>
      <w:r w:rsidR="00F212CD">
        <w:rPr>
          <w:rFonts w:ascii="游明朝" w:eastAsia="游明朝" w:hAnsi="游明朝" w:hint="eastAsia"/>
        </w:rPr>
        <w:t>（表5）</w:t>
      </w:r>
      <w:r w:rsidR="009A51BB">
        <w:rPr>
          <w:rFonts w:ascii="游明朝" w:eastAsia="游明朝" w:hAnsi="游明朝" w:hint="eastAsia"/>
        </w:rPr>
        <w:t xml:space="preserve">, </w:t>
      </w:r>
      <w:r w:rsidR="00A17303">
        <w:rPr>
          <w:rFonts w:ascii="游明朝" w:eastAsia="游明朝" w:hAnsi="游明朝" w:hint="eastAsia"/>
        </w:rPr>
        <w:t>感度とは</w:t>
      </w:r>
      <w:r w:rsidR="00AE21DC">
        <w:rPr>
          <w:rFonts w:ascii="游明朝" w:eastAsia="游明朝" w:hAnsi="游明朝" w:hint="eastAsia"/>
        </w:rPr>
        <w:t>「</w:t>
      </w:r>
      <w:r w:rsidR="009A51BB">
        <w:rPr>
          <w:rFonts w:ascii="游明朝" w:eastAsia="游明朝" w:hAnsi="游明朝" w:hint="eastAsia"/>
        </w:rPr>
        <w:t>疾患がある</w:t>
      </w:r>
      <w:r w:rsidR="00AE21DC">
        <w:rPr>
          <w:rFonts w:ascii="游明朝" w:eastAsia="游明朝" w:hAnsi="游明朝" w:hint="eastAsia"/>
        </w:rPr>
        <w:t>人</w:t>
      </w:r>
      <w:r w:rsidR="009A51BB">
        <w:rPr>
          <w:rFonts w:ascii="游明朝" w:eastAsia="游明朝" w:hAnsi="游明朝" w:hint="eastAsia"/>
        </w:rPr>
        <w:t>のうち検査が陽性になる割合</w:t>
      </w:r>
      <w:r w:rsidR="00AE21DC">
        <w:rPr>
          <w:rFonts w:ascii="游明朝" w:eastAsia="游明朝" w:hAnsi="游明朝" w:hint="eastAsia"/>
        </w:rPr>
        <w:t>」を指し</w:t>
      </w:r>
      <w:r w:rsidR="009A51BB">
        <w:rPr>
          <w:rFonts w:ascii="游明朝" w:eastAsia="游明朝" w:hAnsi="游明朝" w:hint="eastAsia"/>
        </w:rPr>
        <w:t>, 感度(%)＝a/(a+c)×100</w:t>
      </w:r>
      <w:r w:rsidR="00AE21DC">
        <w:rPr>
          <w:rFonts w:ascii="游明朝" w:eastAsia="游明朝" w:hAnsi="游明朝" w:hint="eastAsia"/>
        </w:rPr>
        <w:t>で算出されます</w:t>
      </w:r>
      <w:r w:rsidR="009A51BB">
        <w:rPr>
          <w:rFonts w:ascii="游明朝" w:eastAsia="游明朝" w:hAnsi="游明朝" w:hint="eastAsia"/>
        </w:rPr>
        <w:t>.</w:t>
      </w:r>
      <w:r w:rsidR="00737451">
        <w:rPr>
          <w:rFonts w:ascii="游明朝" w:eastAsia="游明朝" w:hAnsi="游明朝" w:hint="eastAsia"/>
        </w:rPr>
        <w:t xml:space="preserve"> 感度が高い</w:t>
      </w:r>
      <w:del w:id="96" w:author="Microsoft アカウント" w:date="2025-05-20T13:35:00Z">
        <w:r w:rsidR="00AE21DC" w:rsidDel="00650FE1">
          <w:rPr>
            <w:rFonts w:ascii="游明朝" w:eastAsia="游明朝" w:hAnsi="游明朝" w:hint="eastAsia"/>
          </w:rPr>
          <w:delText>検査</w:delText>
        </w:r>
        <w:r w:rsidR="00737451" w:rsidDel="00650FE1">
          <w:rPr>
            <w:rFonts w:ascii="游明朝" w:eastAsia="游明朝" w:hAnsi="游明朝" w:hint="eastAsia"/>
          </w:rPr>
          <w:delText>は</w:delText>
        </w:r>
      </w:del>
      <w:r w:rsidR="00737451">
        <w:rPr>
          <w:rFonts w:ascii="游明朝" w:eastAsia="游明朝" w:hAnsi="游明朝" w:hint="eastAsia"/>
        </w:rPr>
        <w:t>検査が陰性であれば, 疾患の除外</w:t>
      </w:r>
      <w:r w:rsidR="00C2235A">
        <w:rPr>
          <w:rFonts w:ascii="游明朝" w:eastAsia="游明朝" w:hAnsi="游明朝" w:hint="eastAsia"/>
        </w:rPr>
        <w:t>に役立ちます</w:t>
      </w:r>
      <w:r w:rsidR="00737451">
        <w:rPr>
          <w:rFonts w:ascii="游明朝" w:eastAsia="游明朝" w:hAnsi="游明朝" w:hint="eastAsia"/>
        </w:rPr>
        <w:t>（疾患を有する症例のほとんど</w:t>
      </w:r>
      <w:r w:rsidR="00C2235A">
        <w:rPr>
          <w:rFonts w:ascii="游明朝" w:eastAsia="游明朝" w:hAnsi="游明朝" w:hint="eastAsia"/>
        </w:rPr>
        <w:t>が</w:t>
      </w:r>
      <w:r w:rsidR="00737451">
        <w:rPr>
          <w:rFonts w:ascii="游明朝" w:eastAsia="游明朝" w:hAnsi="游明朝" w:hint="eastAsia"/>
        </w:rPr>
        <w:t>検査陽性となる）. 特異度は</w:t>
      </w:r>
      <w:r w:rsidR="00AE21DC">
        <w:rPr>
          <w:rFonts w:ascii="游明朝" w:eastAsia="游明朝" w:hAnsi="游明朝" w:hint="eastAsia"/>
        </w:rPr>
        <w:t>「</w:t>
      </w:r>
      <w:r w:rsidR="00737451">
        <w:rPr>
          <w:rFonts w:ascii="游明朝" w:eastAsia="游明朝" w:hAnsi="游明朝" w:hint="eastAsia"/>
        </w:rPr>
        <w:t>疾患のない</w:t>
      </w:r>
      <w:r w:rsidR="00AE21DC">
        <w:rPr>
          <w:rFonts w:ascii="游明朝" w:eastAsia="游明朝" w:hAnsi="游明朝" w:hint="eastAsia"/>
        </w:rPr>
        <w:t>人</w:t>
      </w:r>
      <w:r w:rsidR="00737451">
        <w:rPr>
          <w:rFonts w:ascii="游明朝" w:eastAsia="游明朝" w:hAnsi="游明朝" w:hint="eastAsia"/>
        </w:rPr>
        <w:t>のうち検査が陰性になる割合</w:t>
      </w:r>
      <w:r w:rsidR="00AE21DC">
        <w:rPr>
          <w:rFonts w:ascii="游明朝" w:eastAsia="游明朝" w:hAnsi="游明朝" w:hint="eastAsia"/>
        </w:rPr>
        <w:t>」</w:t>
      </w:r>
      <w:r w:rsidR="00737451">
        <w:rPr>
          <w:rFonts w:ascii="游明朝" w:eastAsia="游明朝" w:hAnsi="游明朝" w:hint="eastAsia"/>
        </w:rPr>
        <w:t>であり, 特異度(%)＝d/(b+d)</w:t>
      </w:r>
      <w:r w:rsidR="00AE21DC" w:rsidRPr="00AE21DC">
        <w:rPr>
          <w:rFonts w:ascii="游明朝" w:eastAsia="游明朝" w:hAnsi="游明朝" w:hint="eastAsia"/>
        </w:rPr>
        <w:t xml:space="preserve"> </w:t>
      </w:r>
      <w:r w:rsidR="00AE21DC">
        <w:rPr>
          <w:rFonts w:ascii="游明朝" w:eastAsia="游明朝" w:hAnsi="游明朝" w:hint="eastAsia"/>
        </w:rPr>
        <w:t>で算出されます</w:t>
      </w:r>
      <w:r w:rsidR="00737451">
        <w:rPr>
          <w:rFonts w:ascii="游明朝" w:eastAsia="游明朝" w:hAnsi="游明朝" w:hint="eastAsia"/>
        </w:rPr>
        <w:t>. 特異度が高い</w:t>
      </w:r>
      <w:del w:id="97" w:author="Microsoft アカウント" w:date="2025-05-20T13:35:00Z">
        <w:r w:rsidR="00737451" w:rsidDel="00650FE1">
          <w:rPr>
            <w:rFonts w:ascii="游明朝" w:eastAsia="游明朝" w:hAnsi="游明朝" w:hint="eastAsia"/>
          </w:rPr>
          <w:delText>場合は</w:delText>
        </w:r>
      </w:del>
      <w:r w:rsidR="00737451">
        <w:rPr>
          <w:rFonts w:ascii="游明朝" w:eastAsia="游明朝" w:hAnsi="游明朝" w:hint="eastAsia"/>
        </w:rPr>
        <w:t>検査が陽性であれば診断に寄与します（疾患がない症例のほとんどは検査陰性になる）</w:t>
      </w:r>
      <w:r w:rsidR="00F212CD">
        <w:rPr>
          <w:rFonts w:ascii="游明朝" w:eastAsia="游明朝" w:hAnsi="游明朝"/>
        </w:rPr>
        <w:fldChar w:fldCharType="begin"/>
      </w:r>
      <w:r w:rsidR="00F212CD">
        <w:rPr>
          <w:rFonts w:ascii="游明朝" w:eastAsia="游明朝" w:hAnsi="游明朝"/>
        </w:rPr>
        <w:instrText xml:space="preserve"> ADDIN EN.CITE &lt;EndNote&gt;&lt;Cite&gt;&lt;Author&gt;新谷歩&lt;/Author&gt;&lt;Year&gt;2016&lt;/Year&gt;&lt;RecNum&gt;1681&lt;/RecNum&gt;&lt;DisplayText&gt;[2, 5]&lt;/DisplayText&gt;&lt;record&gt;&lt;rec-number&gt;1681&lt;/rec-number&gt;&lt;foreign-keys&gt;&lt;key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Cite&gt;&lt;Author&gt;大塚俊昭&lt;/Author&gt;&lt;Year&gt;2022&lt;/Year&gt;&lt;RecNum&gt;1686&lt;/RecNum&gt;&lt;record&gt;&lt;rec-number&gt;1686&lt;/rec-number&gt;&lt;foreign-keys&gt;&lt;key app="EN" db-id="5ep5wtfv09xztzeasdvxprabpr0fwses25wr" timestamp="1742737070"&gt;1686&lt;/key&gt;&lt;/foreign-keys&gt;&lt;ref-type name="Journal Article"&gt;17&lt;/ref-type&gt;&lt;contributors&gt;&lt;authors&gt;&lt;author&gt;&lt;style face="normal" font="default" charset="128" size="100%"&gt;大塚俊昭&lt;/style&gt;&lt;/author&gt;&lt;/authors&gt;&lt;/contributors&gt;&lt;titles&gt;&lt;title&gt;&lt;style face="normal" font="default" charset="128" size="100%"&gt;医学統計解析のいろは&lt;/style&gt;&lt;/title&gt;&lt;secondary-title&gt;&lt;style face="normal" font="default" charset="128" size="100%"&gt;日本医科大学医学会雑誌&lt;/style&gt;&lt;/secondary-title&gt;&lt;/titles&gt;&lt;periodical&gt;&lt;full-title&gt;日本医科大学医学会雑誌&lt;/full-title&gt;&lt;/periodical&gt;&lt;pages&gt;243-251&lt;/pages&gt;&lt;volume&gt;18&lt;/volume&gt;&lt;number&gt;3&lt;/number&gt;&lt;dates&gt;&lt;year&gt;2022&lt;/year&gt;&lt;/dates&gt;&lt;urls&gt;&lt;/urls&gt;&lt;/record&gt;&lt;/Cite&gt;&lt;/EndNote&gt;</w:instrText>
      </w:r>
      <w:r w:rsidR="00F212CD">
        <w:rPr>
          <w:rFonts w:ascii="游明朝" w:eastAsia="游明朝" w:hAnsi="游明朝"/>
        </w:rPr>
        <w:fldChar w:fldCharType="separate"/>
      </w:r>
      <w:r w:rsidR="00F212CD">
        <w:rPr>
          <w:rFonts w:ascii="游明朝" w:eastAsia="游明朝" w:hAnsi="游明朝"/>
          <w:noProof/>
        </w:rPr>
        <w:t>[2, 5]</w:t>
      </w:r>
      <w:r w:rsidR="00F212CD">
        <w:rPr>
          <w:rFonts w:ascii="游明朝" w:eastAsia="游明朝" w:hAnsi="游明朝"/>
        </w:rPr>
        <w:fldChar w:fldCharType="end"/>
      </w:r>
      <w:r w:rsidR="00737451">
        <w:rPr>
          <w:rFonts w:ascii="游明朝" w:eastAsia="游明朝" w:hAnsi="游明朝" w:hint="eastAsia"/>
        </w:rPr>
        <w:t>.</w:t>
      </w:r>
    </w:p>
    <w:p w14:paraId="58056F3B" w14:textId="15C72565" w:rsidR="00F212CD" w:rsidRDefault="00F212CD" w:rsidP="00A97FCA">
      <w:pPr>
        <w:rPr>
          <w:rFonts w:ascii="游明朝" w:eastAsia="游明朝" w:hAnsi="游明朝"/>
        </w:rPr>
      </w:pPr>
      <w:r>
        <w:rPr>
          <w:rFonts w:ascii="游明朝" w:eastAsia="游明朝" w:hAnsi="游明朝" w:hint="eastAsia"/>
        </w:rPr>
        <w:t xml:space="preserve">　なお陽性的中率は</w:t>
      </w:r>
      <w:r w:rsidR="00AE21DC">
        <w:rPr>
          <w:rFonts w:ascii="游明朝" w:eastAsia="游明朝" w:hAnsi="游明朝" w:hint="eastAsia"/>
        </w:rPr>
        <w:t>「検査陽性となった人</w:t>
      </w:r>
      <w:r w:rsidR="00AE21DC" w:rsidRPr="00AE21DC">
        <w:rPr>
          <w:rFonts w:ascii="游明朝" w:eastAsia="游明朝" w:hAnsi="游明朝" w:hint="eastAsia"/>
        </w:rPr>
        <w:t>のうち実際に疾患がある</w:t>
      </w:r>
      <w:ins w:id="98" w:author="Microsoft アカウント" w:date="2025-05-20T13:47:00Z">
        <w:r w:rsidR="00233440">
          <w:rPr>
            <w:rFonts w:ascii="游明朝" w:eastAsia="游明朝" w:hAnsi="游明朝" w:hint="eastAsia"/>
          </w:rPr>
          <w:t>人の</w:t>
        </w:r>
      </w:ins>
      <w:r w:rsidR="00AE21DC" w:rsidRPr="00AE21DC">
        <w:rPr>
          <w:rFonts w:ascii="游明朝" w:eastAsia="游明朝" w:hAnsi="游明朝" w:hint="eastAsia"/>
        </w:rPr>
        <w:t>割合</w:t>
      </w:r>
      <w:r w:rsidR="00AE21DC">
        <w:rPr>
          <w:rFonts w:ascii="游明朝" w:eastAsia="游明朝" w:hAnsi="游明朝" w:hint="eastAsia"/>
        </w:rPr>
        <w:t>」であり,</w:t>
      </w:r>
      <w:r w:rsidR="00AE21DC">
        <w:rPr>
          <w:rFonts w:ascii="游明朝" w:eastAsia="游明朝" w:hAnsi="游明朝"/>
        </w:rPr>
        <w:t xml:space="preserve"> </w:t>
      </w:r>
      <w:r>
        <w:rPr>
          <w:rFonts w:ascii="游明朝" w:eastAsia="游明朝" w:hAnsi="游明朝" w:hint="eastAsia"/>
        </w:rPr>
        <w:t>a/(a+b)×100</w:t>
      </w:r>
      <w:r w:rsidR="00AE21DC">
        <w:rPr>
          <w:rFonts w:ascii="游明朝" w:eastAsia="游明朝" w:hAnsi="游明朝" w:hint="eastAsia"/>
        </w:rPr>
        <w:t>で算出でき</w:t>
      </w:r>
      <w:r w:rsidR="00AE21DC">
        <w:rPr>
          <w:rFonts w:ascii="游明朝" w:eastAsia="游明朝" w:hAnsi="游明朝"/>
        </w:rPr>
        <w:t>,</w:t>
      </w:r>
      <w:r>
        <w:rPr>
          <w:rFonts w:ascii="游明朝" w:eastAsia="游明朝" w:hAnsi="游明朝" w:hint="eastAsia"/>
        </w:rPr>
        <w:t xml:space="preserve"> 陰性的中率は</w:t>
      </w:r>
      <w:r w:rsidR="00AE21DC">
        <w:rPr>
          <w:rFonts w:ascii="游明朝" w:eastAsia="游明朝" w:hAnsi="游明朝" w:hint="eastAsia"/>
        </w:rPr>
        <w:t>「</w:t>
      </w:r>
      <w:r w:rsidR="00AE21DC" w:rsidRPr="00AE21DC">
        <w:rPr>
          <w:rFonts w:ascii="游明朝" w:eastAsia="游明朝" w:hAnsi="游明朝" w:hint="eastAsia"/>
        </w:rPr>
        <w:t>検査陰性となった人のうち、実際に疾患がない</w:t>
      </w:r>
      <w:ins w:id="99" w:author="Microsoft アカウント" w:date="2025-05-20T13:47:00Z">
        <w:r w:rsidR="00233440">
          <w:rPr>
            <w:rFonts w:ascii="游明朝" w:eastAsia="游明朝" w:hAnsi="游明朝" w:hint="eastAsia"/>
          </w:rPr>
          <w:t>人の</w:t>
        </w:r>
      </w:ins>
      <w:r w:rsidR="00AE21DC" w:rsidRPr="00AE21DC">
        <w:rPr>
          <w:rFonts w:ascii="游明朝" w:eastAsia="游明朝" w:hAnsi="游明朝" w:hint="eastAsia"/>
        </w:rPr>
        <w:t>割合</w:t>
      </w:r>
      <w:r w:rsidR="00AE21DC">
        <w:rPr>
          <w:rFonts w:ascii="游明朝" w:eastAsia="游明朝" w:hAnsi="游明朝" w:hint="eastAsia"/>
        </w:rPr>
        <w:t>」であり</w:t>
      </w:r>
      <w:r w:rsidR="00AE21DC">
        <w:rPr>
          <w:rFonts w:ascii="游明朝" w:eastAsia="游明朝" w:hAnsi="游明朝"/>
        </w:rPr>
        <w:t xml:space="preserve">, </w:t>
      </w:r>
      <w:r>
        <w:rPr>
          <w:rFonts w:ascii="游明朝" w:eastAsia="游明朝" w:hAnsi="游明朝" w:hint="eastAsia"/>
        </w:rPr>
        <w:t>d/(c+d)で算出できます</w:t>
      </w:r>
      <w:r>
        <w:rPr>
          <w:rFonts w:ascii="游明朝" w:eastAsia="游明朝" w:hAnsi="游明朝"/>
        </w:rPr>
        <w:fldChar w:fldCharType="begin"/>
      </w:r>
      <w:r>
        <w:rPr>
          <w:rFonts w:ascii="游明朝" w:eastAsia="游明朝" w:hAnsi="游明朝"/>
        </w:rPr>
        <w:instrText xml:space="preserve"> ADDIN EN.CITE &lt;EndNote&gt;&lt;Cite&gt;&lt;Author&gt;大塚俊昭&lt;/Author&gt;&lt;Year&gt;2022&lt;/Year&gt;&lt;RecNum&gt;1686&lt;/RecNum&gt;&lt;DisplayText&gt;[2]&lt;/DisplayText&gt;&lt;record&gt;&lt;rec-number&gt;1686&lt;/rec-number&gt;&lt;foreign-keys&gt;&lt;key app="EN" db-id="5ep5wtfv09xztzeasdvxprabpr0fwses25wr" timestamp="1742737070"&gt;1686&lt;/key&gt;&lt;/foreign-keys&gt;&lt;ref-type name="Journal Article"&gt;17&lt;/ref-type&gt;&lt;contributors&gt;&lt;authors&gt;&lt;author&gt;&lt;style face="normal" font="default" charset="128" size="100%"&gt;大塚俊昭&lt;/style&gt;&lt;/author&gt;&lt;/authors&gt;&lt;/contributors&gt;&lt;titles&gt;&lt;title&gt;&lt;style face="normal" font="default" charset="128" size="100%"&gt;医学統計解析のいろは&lt;/style&gt;&lt;/title&gt;&lt;secondary-title&gt;&lt;style face="normal" font="default" charset="128" size="100%"&gt;日本医科大学医学会雑誌&lt;/style&gt;&lt;/secondary-title&gt;&lt;/titles&gt;&lt;periodical&gt;&lt;full-title&gt;日本医科大学医学会雑誌&lt;/full-title&gt;&lt;/periodical&gt;&lt;pages&gt;243-251&lt;/pages&gt;&lt;volume&gt;18&lt;/volume&gt;&lt;number&gt;3&lt;/number&gt;&lt;dates&gt;&lt;year&gt;2022&lt;/year&gt;&lt;/dates&gt;&lt;urls&gt;&lt;/urls&gt;&lt;/record&gt;&lt;/Cite&gt;&lt;/EndNote&gt;</w:instrText>
      </w:r>
      <w:r>
        <w:rPr>
          <w:rFonts w:ascii="游明朝" w:eastAsia="游明朝" w:hAnsi="游明朝"/>
        </w:rPr>
        <w:fldChar w:fldCharType="separate"/>
      </w:r>
      <w:r>
        <w:rPr>
          <w:rFonts w:ascii="游明朝" w:eastAsia="游明朝" w:hAnsi="游明朝"/>
          <w:noProof/>
        </w:rPr>
        <w:t>[2]</w:t>
      </w:r>
      <w:r>
        <w:rPr>
          <w:rFonts w:ascii="游明朝" w:eastAsia="游明朝" w:hAnsi="游明朝"/>
        </w:rPr>
        <w:fldChar w:fldCharType="end"/>
      </w:r>
      <w:r>
        <w:rPr>
          <w:rFonts w:ascii="游明朝" w:eastAsia="游明朝" w:hAnsi="游明朝" w:hint="eastAsia"/>
        </w:rPr>
        <w:t>.</w:t>
      </w:r>
    </w:p>
    <w:p w14:paraId="594986D5" w14:textId="77777777" w:rsidR="00A17303" w:rsidRPr="00737451" w:rsidRDefault="00A17303" w:rsidP="00A97FCA">
      <w:pPr>
        <w:rPr>
          <w:rFonts w:ascii="游明朝" w:eastAsia="游明朝" w:hAnsi="游明朝"/>
        </w:rPr>
      </w:pPr>
    </w:p>
    <w:p w14:paraId="7DCBAB2A" w14:textId="5C5345DF" w:rsidR="00A17303" w:rsidRDefault="00A17303" w:rsidP="00A97FCA">
      <w:pPr>
        <w:rPr>
          <w:rFonts w:ascii="游明朝" w:eastAsia="游明朝" w:hAnsi="游明朝"/>
        </w:rPr>
      </w:pPr>
      <w:r>
        <w:rPr>
          <w:rFonts w:ascii="游明朝" w:eastAsia="游明朝" w:hAnsi="游明朝" w:hint="eastAsia"/>
        </w:rPr>
        <w:t>表</w:t>
      </w:r>
      <w:r w:rsidR="00F212CD">
        <w:rPr>
          <w:rFonts w:ascii="游明朝" w:eastAsia="游明朝" w:hAnsi="游明朝" w:hint="eastAsia"/>
        </w:rPr>
        <w:t>5</w:t>
      </w:r>
      <w:r>
        <w:rPr>
          <w:rFonts w:ascii="游明朝" w:eastAsia="游明朝" w:hAnsi="游明朝" w:hint="eastAsia"/>
        </w:rPr>
        <w:t xml:space="preserve"> 疾患Xに対する検査Aの精度</w:t>
      </w:r>
    </w:p>
    <w:tbl>
      <w:tblPr>
        <w:tblStyle w:val="af"/>
        <w:tblW w:w="0" w:type="auto"/>
        <w:tblLook w:val="04A0" w:firstRow="1" w:lastRow="0" w:firstColumn="1" w:lastColumn="0" w:noHBand="0" w:noVBand="1"/>
      </w:tblPr>
      <w:tblGrid>
        <w:gridCol w:w="1129"/>
        <w:gridCol w:w="1276"/>
        <w:gridCol w:w="2126"/>
        <w:gridCol w:w="1985"/>
      </w:tblGrid>
      <w:tr w:rsidR="00A17303" w14:paraId="7041DB34" w14:textId="77777777" w:rsidTr="00A17303">
        <w:tc>
          <w:tcPr>
            <w:tcW w:w="2405" w:type="dxa"/>
            <w:gridSpan w:val="2"/>
            <w:vMerge w:val="restart"/>
          </w:tcPr>
          <w:p w14:paraId="62EDBCE3" w14:textId="77777777" w:rsidR="00A17303" w:rsidRDefault="00A17303" w:rsidP="00A97FCA">
            <w:pPr>
              <w:rPr>
                <w:rFonts w:ascii="游明朝" w:eastAsia="游明朝" w:hAnsi="游明朝"/>
              </w:rPr>
            </w:pPr>
          </w:p>
        </w:tc>
        <w:tc>
          <w:tcPr>
            <w:tcW w:w="4111" w:type="dxa"/>
            <w:gridSpan w:val="2"/>
          </w:tcPr>
          <w:p w14:paraId="67E8FD14" w14:textId="2B6F57B0" w:rsidR="00A17303" w:rsidRDefault="00A17303" w:rsidP="00A17303">
            <w:pPr>
              <w:jc w:val="center"/>
              <w:rPr>
                <w:rFonts w:ascii="游明朝" w:eastAsia="游明朝" w:hAnsi="游明朝"/>
              </w:rPr>
            </w:pPr>
            <w:r>
              <w:rPr>
                <w:rFonts w:ascii="游明朝" w:eastAsia="游明朝" w:hAnsi="游明朝" w:hint="eastAsia"/>
              </w:rPr>
              <w:t>疾患X</w:t>
            </w:r>
          </w:p>
        </w:tc>
      </w:tr>
      <w:tr w:rsidR="00A17303" w14:paraId="1F4059F0" w14:textId="77777777" w:rsidTr="00A17303">
        <w:tc>
          <w:tcPr>
            <w:tcW w:w="2405" w:type="dxa"/>
            <w:gridSpan w:val="2"/>
            <w:vMerge/>
          </w:tcPr>
          <w:p w14:paraId="2D0D7486" w14:textId="77777777" w:rsidR="00A17303" w:rsidRDefault="00A17303" w:rsidP="00A97FCA">
            <w:pPr>
              <w:rPr>
                <w:rFonts w:ascii="游明朝" w:eastAsia="游明朝" w:hAnsi="游明朝"/>
              </w:rPr>
            </w:pPr>
          </w:p>
        </w:tc>
        <w:tc>
          <w:tcPr>
            <w:tcW w:w="2126" w:type="dxa"/>
          </w:tcPr>
          <w:p w14:paraId="783BF1EC" w14:textId="6945A229" w:rsidR="00A17303" w:rsidRDefault="00A17303" w:rsidP="00A17303">
            <w:pPr>
              <w:jc w:val="center"/>
              <w:rPr>
                <w:rFonts w:ascii="游明朝" w:eastAsia="游明朝" w:hAnsi="游明朝"/>
              </w:rPr>
            </w:pPr>
            <w:r>
              <w:rPr>
                <w:rFonts w:ascii="游明朝" w:eastAsia="游明朝" w:hAnsi="游明朝" w:hint="eastAsia"/>
              </w:rPr>
              <w:t>あり</w:t>
            </w:r>
          </w:p>
        </w:tc>
        <w:tc>
          <w:tcPr>
            <w:tcW w:w="1985" w:type="dxa"/>
          </w:tcPr>
          <w:p w14:paraId="2EBCE23F" w14:textId="2950BD90" w:rsidR="00A17303" w:rsidRDefault="00A17303" w:rsidP="00A17303">
            <w:pPr>
              <w:jc w:val="center"/>
              <w:rPr>
                <w:rFonts w:ascii="游明朝" w:eastAsia="游明朝" w:hAnsi="游明朝"/>
              </w:rPr>
            </w:pPr>
            <w:r>
              <w:rPr>
                <w:rFonts w:ascii="游明朝" w:eastAsia="游明朝" w:hAnsi="游明朝" w:hint="eastAsia"/>
              </w:rPr>
              <w:t>なし</w:t>
            </w:r>
          </w:p>
        </w:tc>
      </w:tr>
      <w:tr w:rsidR="00A17303" w14:paraId="104AA2F9" w14:textId="77777777" w:rsidTr="00A17303">
        <w:tc>
          <w:tcPr>
            <w:tcW w:w="1129" w:type="dxa"/>
            <w:vMerge w:val="restart"/>
          </w:tcPr>
          <w:p w14:paraId="02C717DE" w14:textId="7E236B54" w:rsidR="00A17303" w:rsidRDefault="00A17303" w:rsidP="00A97FCA">
            <w:pPr>
              <w:rPr>
                <w:rFonts w:ascii="游明朝" w:eastAsia="游明朝" w:hAnsi="游明朝"/>
              </w:rPr>
            </w:pPr>
            <w:r>
              <w:rPr>
                <w:rFonts w:ascii="游明朝" w:eastAsia="游明朝" w:hAnsi="游明朝" w:hint="eastAsia"/>
              </w:rPr>
              <w:t>検査A</w:t>
            </w:r>
            <w:r>
              <w:rPr>
                <w:rFonts w:ascii="游明朝" w:eastAsia="游明朝" w:hAnsi="游明朝"/>
              </w:rPr>
              <w:br/>
            </w:r>
          </w:p>
        </w:tc>
        <w:tc>
          <w:tcPr>
            <w:tcW w:w="1276" w:type="dxa"/>
          </w:tcPr>
          <w:p w14:paraId="2AEB64A9" w14:textId="462D15CF" w:rsidR="00A17303" w:rsidRDefault="00A17303" w:rsidP="00A97FCA">
            <w:pPr>
              <w:rPr>
                <w:rFonts w:ascii="游明朝" w:eastAsia="游明朝" w:hAnsi="游明朝"/>
              </w:rPr>
            </w:pPr>
            <w:r>
              <w:rPr>
                <w:rFonts w:ascii="游明朝" w:eastAsia="游明朝" w:hAnsi="游明朝" w:hint="eastAsia"/>
              </w:rPr>
              <w:t>陽性</w:t>
            </w:r>
          </w:p>
        </w:tc>
        <w:tc>
          <w:tcPr>
            <w:tcW w:w="2126" w:type="dxa"/>
          </w:tcPr>
          <w:p w14:paraId="2381660A" w14:textId="7755B891" w:rsidR="00A17303" w:rsidRDefault="00A17303" w:rsidP="00A17303">
            <w:pPr>
              <w:jc w:val="center"/>
              <w:rPr>
                <w:rFonts w:ascii="游明朝" w:eastAsia="游明朝" w:hAnsi="游明朝"/>
              </w:rPr>
            </w:pPr>
            <w:r>
              <w:rPr>
                <w:rFonts w:ascii="游明朝" w:eastAsia="游明朝" w:hAnsi="游明朝" w:hint="eastAsia"/>
              </w:rPr>
              <w:t>a</w:t>
            </w:r>
          </w:p>
        </w:tc>
        <w:tc>
          <w:tcPr>
            <w:tcW w:w="1985" w:type="dxa"/>
          </w:tcPr>
          <w:p w14:paraId="3634526B" w14:textId="6C766B73" w:rsidR="00A17303" w:rsidRDefault="00A17303" w:rsidP="00A17303">
            <w:pPr>
              <w:jc w:val="center"/>
              <w:rPr>
                <w:rFonts w:ascii="游明朝" w:eastAsia="游明朝" w:hAnsi="游明朝"/>
              </w:rPr>
            </w:pPr>
            <w:r>
              <w:rPr>
                <w:rFonts w:ascii="游明朝" w:eastAsia="游明朝" w:hAnsi="游明朝" w:hint="eastAsia"/>
              </w:rPr>
              <w:t>b</w:t>
            </w:r>
          </w:p>
        </w:tc>
      </w:tr>
      <w:tr w:rsidR="00A17303" w14:paraId="1F1987A9" w14:textId="77777777" w:rsidTr="00A17303">
        <w:tc>
          <w:tcPr>
            <w:tcW w:w="1129" w:type="dxa"/>
            <w:vMerge/>
          </w:tcPr>
          <w:p w14:paraId="1A5AE49B" w14:textId="77777777" w:rsidR="00A17303" w:rsidRDefault="00A17303" w:rsidP="00A97FCA">
            <w:pPr>
              <w:rPr>
                <w:rFonts w:ascii="游明朝" w:eastAsia="游明朝" w:hAnsi="游明朝"/>
              </w:rPr>
            </w:pPr>
          </w:p>
        </w:tc>
        <w:tc>
          <w:tcPr>
            <w:tcW w:w="1276" w:type="dxa"/>
          </w:tcPr>
          <w:p w14:paraId="2C00BFFD" w14:textId="384363CC" w:rsidR="00A17303" w:rsidRDefault="00A17303" w:rsidP="00A97FCA">
            <w:pPr>
              <w:rPr>
                <w:rFonts w:ascii="游明朝" w:eastAsia="游明朝" w:hAnsi="游明朝"/>
              </w:rPr>
            </w:pPr>
            <w:r>
              <w:rPr>
                <w:rFonts w:ascii="游明朝" w:eastAsia="游明朝" w:hAnsi="游明朝" w:hint="eastAsia"/>
              </w:rPr>
              <w:t>陰性</w:t>
            </w:r>
          </w:p>
        </w:tc>
        <w:tc>
          <w:tcPr>
            <w:tcW w:w="2126" w:type="dxa"/>
          </w:tcPr>
          <w:p w14:paraId="33D210CC" w14:textId="652E4EDD" w:rsidR="00A17303" w:rsidRDefault="00A17303" w:rsidP="00A17303">
            <w:pPr>
              <w:jc w:val="center"/>
              <w:rPr>
                <w:rFonts w:ascii="游明朝" w:eastAsia="游明朝" w:hAnsi="游明朝"/>
              </w:rPr>
            </w:pPr>
            <w:r>
              <w:rPr>
                <w:rFonts w:ascii="游明朝" w:eastAsia="游明朝" w:hAnsi="游明朝" w:hint="eastAsia"/>
              </w:rPr>
              <w:t>c</w:t>
            </w:r>
          </w:p>
        </w:tc>
        <w:tc>
          <w:tcPr>
            <w:tcW w:w="1985" w:type="dxa"/>
          </w:tcPr>
          <w:p w14:paraId="1CDB2B51" w14:textId="5D58FBF6" w:rsidR="00A17303" w:rsidRDefault="00A17303" w:rsidP="00A17303">
            <w:pPr>
              <w:jc w:val="center"/>
              <w:rPr>
                <w:rFonts w:ascii="游明朝" w:eastAsia="游明朝" w:hAnsi="游明朝"/>
              </w:rPr>
            </w:pPr>
            <w:r>
              <w:rPr>
                <w:rFonts w:ascii="游明朝" w:eastAsia="游明朝" w:hAnsi="游明朝" w:hint="eastAsia"/>
              </w:rPr>
              <w:t>d</w:t>
            </w:r>
          </w:p>
        </w:tc>
      </w:tr>
    </w:tbl>
    <w:p w14:paraId="2FFE770F" w14:textId="77777777" w:rsidR="00523FDB" w:rsidRPr="00017316" w:rsidRDefault="00523FDB" w:rsidP="00A97FCA">
      <w:pPr>
        <w:rPr>
          <w:rFonts w:ascii="游明朝" w:eastAsia="游明朝" w:hAnsi="游明朝"/>
        </w:rPr>
      </w:pPr>
    </w:p>
    <w:p w14:paraId="67DF8E92" w14:textId="0E8AE38A" w:rsidR="00017316" w:rsidRPr="00985F88" w:rsidRDefault="00017316" w:rsidP="00A97FCA">
      <w:pPr>
        <w:rPr>
          <w:rFonts w:ascii="游明朝" w:eastAsia="游明朝" w:hAnsi="游明朝"/>
          <w:b/>
          <w:bCs/>
        </w:rPr>
      </w:pPr>
      <w:r w:rsidRPr="00985F88">
        <w:rPr>
          <w:rFonts w:ascii="游明朝" w:eastAsia="游明朝" w:hAnsi="游明朝" w:hint="eastAsia"/>
          <w:b/>
          <w:bCs/>
        </w:rPr>
        <w:t>ROC曲線とAUC</w:t>
      </w:r>
    </w:p>
    <w:p w14:paraId="03A95E1C" w14:textId="1262EC7B" w:rsidR="004462E4" w:rsidRDefault="0079203E" w:rsidP="004462E4">
      <w:pPr>
        <w:rPr>
          <w:rFonts w:ascii="游明朝" w:eastAsia="游明朝" w:hAnsi="游明朝"/>
        </w:rPr>
      </w:pPr>
      <w:r>
        <w:rPr>
          <w:rFonts w:ascii="游明朝" w:eastAsia="游明朝" w:hAnsi="游明朝" w:hint="eastAsia"/>
        </w:rPr>
        <w:t xml:space="preserve">　</w:t>
      </w:r>
      <w:r w:rsidRPr="0079203E">
        <w:rPr>
          <w:rFonts w:ascii="游明朝" w:eastAsia="游明朝" w:hAnsi="游明朝" w:hint="eastAsia"/>
        </w:rPr>
        <w:t>ROC曲線</w:t>
      </w:r>
      <w:r>
        <w:rPr>
          <w:rFonts w:ascii="游明朝" w:eastAsia="游明朝" w:hAnsi="游明朝" w:hint="eastAsia"/>
        </w:rPr>
        <w:t>（</w:t>
      </w:r>
      <w:ins w:id="100" w:author="Microsoft アカウント" w:date="2025-05-20T13:36:00Z">
        <w:r w:rsidR="00650FE1">
          <w:rPr>
            <w:rFonts w:ascii="游明朝" w:eastAsia="游明朝" w:hAnsi="游明朝" w:hint="eastAsia"/>
          </w:rPr>
          <w:t>R</w:t>
        </w:r>
        <w:r w:rsidR="00650FE1" w:rsidRPr="00650FE1">
          <w:rPr>
            <w:rFonts w:ascii="游明朝" w:eastAsia="游明朝" w:hAnsi="游明朝"/>
          </w:rPr>
          <w:t>eceiver operating characteristic curve</w:t>
        </w:r>
        <w:r w:rsidR="00650FE1" w:rsidRPr="00650FE1" w:rsidDel="00650FE1">
          <w:rPr>
            <w:rFonts w:ascii="游明朝" w:eastAsia="游明朝" w:hAnsi="游明朝"/>
          </w:rPr>
          <w:t xml:space="preserve"> </w:t>
        </w:r>
      </w:ins>
      <w:del w:id="101" w:author="Microsoft アカウント" w:date="2025-05-20T13:36:00Z">
        <w:r w:rsidRPr="0079203E" w:rsidDel="00650FE1">
          <w:rPr>
            <w:rFonts w:ascii="游明朝" w:eastAsia="游明朝" w:hAnsi="游明朝"/>
          </w:rPr>
          <w:delText xml:space="preserve">Receiver </w:delText>
        </w:r>
        <w:r w:rsidDel="00650FE1">
          <w:rPr>
            <w:rFonts w:ascii="游明朝" w:eastAsia="游明朝" w:hAnsi="游明朝" w:hint="eastAsia"/>
          </w:rPr>
          <w:delText>o</w:delText>
        </w:r>
        <w:r w:rsidRPr="0079203E" w:rsidDel="00650FE1">
          <w:rPr>
            <w:rFonts w:ascii="游明朝" w:eastAsia="游明朝" w:hAnsi="游明朝"/>
          </w:rPr>
          <w:delText xml:space="preserve">peratorating </w:delText>
        </w:r>
        <w:r w:rsidDel="00650FE1">
          <w:rPr>
            <w:rFonts w:ascii="游明朝" w:eastAsia="游明朝" w:hAnsi="游明朝" w:hint="eastAsia"/>
          </w:rPr>
          <w:delText>c</w:delText>
        </w:r>
        <w:r w:rsidRPr="0079203E" w:rsidDel="00650FE1">
          <w:rPr>
            <w:rFonts w:ascii="游明朝" w:eastAsia="游明朝" w:hAnsi="游明朝"/>
          </w:rPr>
          <w:delText>haracteristic curve</w:delText>
        </w:r>
      </w:del>
      <w:r>
        <w:rPr>
          <w:rFonts w:ascii="游明朝" w:eastAsia="游明朝" w:hAnsi="游明朝" w:hint="eastAsia"/>
        </w:rPr>
        <w:t>）は</w:t>
      </w:r>
      <w:r w:rsidRPr="0079203E">
        <w:rPr>
          <w:rFonts w:ascii="游明朝" w:eastAsia="游明朝" w:hAnsi="游明朝" w:hint="eastAsia"/>
        </w:rPr>
        <w:t>縦軸に感度，横軸に1－特異度を</w:t>
      </w:r>
      <w:r w:rsidR="0084606F" w:rsidRPr="0084606F">
        <w:rPr>
          <w:rFonts w:ascii="游明朝" w:eastAsia="游明朝" w:hAnsi="游明朝" w:hint="eastAsia"/>
        </w:rPr>
        <w:t>取ったグラフで、連続変数における検査の精度や識別能力を視覚的に評価するものです</w:t>
      </w:r>
      <w:r w:rsidR="0084606F">
        <w:rPr>
          <w:rFonts w:ascii="游明朝" w:eastAsia="游明朝" w:hAnsi="游明朝" w:hint="eastAsia"/>
        </w:rPr>
        <w:t>（図2）.</w:t>
      </w:r>
      <w:r w:rsidR="00C71613">
        <w:rPr>
          <w:rFonts w:ascii="游明朝" w:eastAsia="游明朝" w:hAnsi="游明朝" w:hint="eastAsia"/>
        </w:rPr>
        <w:t xml:space="preserve"> </w:t>
      </w:r>
      <w:r w:rsidR="0084606F" w:rsidRPr="0079203E">
        <w:rPr>
          <w:rFonts w:ascii="游明朝" w:eastAsia="游明朝" w:hAnsi="游明朝" w:hint="eastAsia"/>
        </w:rPr>
        <w:t>ROC曲線</w:t>
      </w:r>
      <w:r w:rsidR="0084606F">
        <w:rPr>
          <w:rFonts w:ascii="游明朝" w:eastAsia="游明朝" w:hAnsi="游明朝" w:hint="eastAsia"/>
        </w:rPr>
        <w:t>を用いることで</w:t>
      </w:r>
      <w:r w:rsidR="00C71613">
        <w:rPr>
          <w:rFonts w:ascii="游明朝" w:eastAsia="游明朝" w:hAnsi="游明朝" w:hint="eastAsia"/>
        </w:rPr>
        <w:t>最適なカットオフ値</w:t>
      </w:r>
      <w:r w:rsidR="0084606F">
        <w:rPr>
          <w:rFonts w:ascii="游明朝" w:eastAsia="游明朝" w:hAnsi="游明朝" w:hint="eastAsia"/>
        </w:rPr>
        <w:t>の選定や</w:t>
      </w:r>
      <w:r w:rsidR="00C71613">
        <w:rPr>
          <w:rFonts w:ascii="游明朝" w:eastAsia="游明朝" w:hAnsi="游明朝" w:hint="eastAsia"/>
        </w:rPr>
        <w:t xml:space="preserve">, </w:t>
      </w:r>
      <w:r w:rsidR="00C71613" w:rsidRPr="00C71613">
        <w:rPr>
          <w:rFonts w:ascii="游明朝" w:eastAsia="游明朝" w:hAnsi="游明朝" w:hint="eastAsia"/>
        </w:rPr>
        <w:t>曲線下面積</w:t>
      </w:r>
      <w:r w:rsidR="00C71613">
        <w:rPr>
          <w:rFonts w:ascii="游明朝" w:eastAsia="游明朝" w:hAnsi="游明朝" w:hint="eastAsia"/>
        </w:rPr>
        <w:t>（A</w:t>
      </w:r>
      <w:r w:rsidR="00C71613" w:rsidRPr="00C71613">
        <w:rPr>
          <w:rFonts w:ascii="游明朝" w:eastAsia="游明朝" w:hAnsi="游明朝"/>
        </w:rPr>
        <w:t>rea under the curve</w:t>
      </w:r>
      <w:r w:rsidR="00C71613">
        <w:rPr>
          <w:rFonts w:ascii="游明朝" w:eastAsia="游明朝" w:hAnsi="游明朝" w:hint="eastAsia"/>
        </w:rPr>
        <w:t>: AUC）を評価します.</w:t>
      </w:r>
      <w:r w:rsidR="005D0F16">
        <w:rPr>
          <w:rFonts w:ascii="游明朝" w:eastAsia="游明朝" w:hAnsi="游明朝" w:hint="eastAsia"/>
        </w:rPr>
        <w:t xml:space="preserve"> </w:t>
      </w:r>
      <w:r w:rsidR="004462E4">
        <w:rPr>
          <w:rFonts w:ascii="游明朝" w:eastAsia="游明朝" w:hAnsi="游明朝" w:hint="eastAsia"/>
        </w:rPr>
        <w:t>カットオフ値は</w:t>
      </w:r>
      <w:r w:rsidR="009A041E">
        <w:rPr>
          <w:rFonts w:ascii="游明朝" w:eastAsia="游明朝" w:hAnsi="游明朝" w:hint="eastAsia"/>
        </w:rPr>
        <w:t>一般的に感度と特異度の合計が最大になる点</w:t>
      </w:r>
      <w:r w:rsidR="0084606F">
        <w:rPr>
          <w:rFonts w:ascii="游明朝" w:eastAsia="游明朝" w:hAnsi="游明朝" w:hint="eastAsia"/>
        </w:rPr>
        <w:t>が用いられることが多いです</w:t>
      </w:r>
      <w:r w:rsidR="009A041E">
        <w:rPr>
          <w:rFonts w:ascii="游明朝" w:eastAsia="游明朝" w:hAnsi="游明朝"/>
        </w:rPr>
        <w:fldChar w:fldCharType="begin"/>
      </w:r>
      <w:r w:rsidR="009A041E">
        <w:rPr>
          <w:rFonts w:ascii="游明朝" w:eastAsia="游明朝" w:hAnsi="游明朝"/>
        </w:rPr>
        <w:instrText xml:space="preserve"> ADDIN EN.CITE &lt;EndNote&gt;&lt;Cite&gt;&lt;Author&gt;新谷歩&lt;/Author&gt;&lt;Year&gt;2016&lt;/Year&gt;&lt;RecNum&gt;1681&lt;/RecNum&gt;&lt;DisplayText&gt;[5]&lt;/DisplayText&gt;&lt;record&gt;&lt;rec-number&gt;1681&lt;/rec-number&gt;&lt;foreign-keys&gt;&lt;key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size="100%"&gt;医学書院&lt;/style&gt;&lt;/publisher&gt;&lt;urls&gt;&lt;/urls&gt;&lt;/record&gt;&lt;/Cite&gt;&lt;/EndNote&gt;</w:instrText>
      </w:r>
      <w:r w:rsidR="009A041E">
        <w:rPr>
          <w:rFonts w:ascii="游明朝" w:eastAsia="游明朝" w:hAnsi="游明朝"/>
        </w:rPr>
        <w:fldChar w:fldCharType="separate"/>
      </w:r>
      <w:r w:rsidR="009A041E">
        <w:rPr>
          <w:rFonts w:ascii="游明朝" w:eastAsia="游明朝" w:hAnsi="游明朝"/>
          <w:noProof/>
        </w:rPr>
        <w:t>[5]</w:t>
      </w:r>
      <w:r w:rsidR="009A041E">
        <w:rPr>
          <w:rFonts w:ascii="游明朝" w:eastAsia="游明朝" w:hAnsi="游明朝"/>
        </w:rPr>
        <w:fldChar w:fldCharType="end"/>
      </w:r>
      <w:r w:rsidR="009A041E">
        <w:rPr>
          <w:rFonts w:ascii="游明朝" w:eastAsia="游明朝" w:hAnsi="游明朝" w:hint="eastAsia"/>
        </w:rPr>
        <w:t xml:space="preserve">. </w:t>
      </w:r>
      <w:r w:rsidR="004462E4">
        <w:rPr>
          <w:rFonts w:ascii="游明朝" w:eastAsia="游明朝" w:hAnsi="游明朝" w:hint="eastAsia"/>
        </w:rPr>
        <w:t>AUCは</w:t>
      </w:r>
      <w:r w:rsidR="0084606F" w:rsidRPr="0084606F">
        <w:rPr>
          <w:rFonts w:ascii="游明朝" w:eastAsia="游明朝" w:hAnsi="游明朝" w:hint="eastAsia"/>
        </w:rPr>
        <w:t>検査の識別能力を表す指標</w:t>
      </w:r>
      <w:r w:rsidR="00A96265">
        <w:rPr>
          <w:rFonts w:ascii="游明朝" w:eastAsia="游明朝" w:hAnsi="游明朝" w:hint="eastAsia"/>
        </w:rPr>
        <w:t>で1に近づくほど精度が高いとされます</w:t>
      </w:r>
      <w:r w:rsidR="00A96265">
        <w:rPr>
          <w:rFonts w:ascii="游明朝" w:eastAsia="游明朝" w:hAnsi="游明朝"/>
        </w:rPr>
        <w:fldChar w:fldCharType="begin"/>
      </w:r>
      <w:r w:rsidR="00A96265">
        <w:rPr>
          <w:rFonts w:ascii="游明朝" w:eastAsia="游明朝" w:hAnsi="游明朝"/>
        </w:rPr>
        <w:instrText xml:space="preserve"> ADDIN EN.CITE &lt;EndNote&gt;&lt;Cite&gt;&lt;Author&gt;新谷歩&lt;/Author&gt;&lt;Year&gt;2016&lt;/Year&gt;&lt;RecNum&gt;1681&lt;/RecNum&gt;&lt;DisplayText&gt;[5]&lt;/DisplayText&gt;&lt;record&gt;&lt;rec-number&gt;1681&lt;/rec-number&gt;&lt;foreign-keys&gt;&lt;key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size="100%"&gt;医学書院&lt;/style&gt;&lt;/publisher&gt;&lt;urls&gt;&lt;/urls&gt;&lt;/record&gt;&lt;/Cite&gt;&lt;/EndNote&gt;</w:instrText>
      </w:r>
      <w:r w:rsidR="00A96265">
        <w:rPr>
          <w:rFonts w:ascii="游明朝" w:eastAsia="游明朝" w:hAnsi="游明朝"/>
        </w:rPr>
        <w:fldChar w:fldCharType="separate"/>
      </w:r>
      <w:r w:rsidR="00A96265">
        <w:rPr>
          <w:rFonts w:ascii="游明朝" w:eastAsia="游明朝" w:hAnsi="游明朝"/>
          <w:noProof/>
        </w:rPr>
        <w:t>[5]</w:t>
      </w:r>
      <w:r w:rsidR="00A96265">
        <w:rPr>
          <w:rFonts w:ascii="游明朝" w:eastAsia="游明朝" w:hAnsi="游明朝"/>
        </w:rPr>
        <w:fldChar w:fldCharType="end"/>
      </w:r>
      <w:r w:rsidR="00A96265">
        <w:rPr>
          <w:rFonts w:ascii="游明朝" w:eastAsia="游明朝" w:hAnsi="游明朝" w:hint="eastAsia"/>
        </w:rPr>
        <w:t xml:space="preserve">. </w:t>
      </w:r>
      <w:r w:rsidR="004462E4" w:rsidRPr="004462E4">
        <w:rPr>
          <w:rFonts w:ascii="游明朝" w:eastAsia="游明朝" w:hAnsi="游明朝" w:hint="eastAsia"/>
        </w:rPr>
        <w:t>明確な基準はないものの</w:t>
      </w:r>
      <w:r w:rsidR="004462E4">
        <w:rPr>
          <w:rFonts w:ascii="游明朝" w:eastAsia="游明朝" w:hAnsi="游明朝" w:hint="eastAsia"/>
        </w:rPr>
        <w:t xml:space="preserve">, </w:t>
      </w:r>
      <w:r w:rsidR="004462E4" w:rsidRPr="004462E4">
        <w:rPr>
          <w:rFonts w:ascii="游明朝" w:eastAsia="游明朝" w:hAnsi="游明朝" w:hint="eastAsia"/>
        </w:rPr>
        <w:t>AUCが0.8</w:t>
      </w:r>
      <w:r w:rsidR="004462E4">
        <w:rPr>
          <w:rFonts w:ascii="游明朝" w:eastAsia="游明朝" w:hAnsi="游明朝" w:hint="eastAsia"/>
        </w:rPr>
        <w:t>-</w:t>
      </w:r>
      <w:r w:rsidR="004462E4" w:rsidRPr="004462E4">
        <w:rPr>
          <w:rFonts w:ascii="游明朝" w:eastAsia="游明朝" w:hAnsi="游明朝" w:hint="eastAsia"/>
        </w:rPr>
        <w:t>0.85</w:t>
      </w:r>
      <w:r w:rsidR="0084606F">
        <w:rPr>
          <w:rFonts w:ascii="游明朝" w:eastAsia="游明朝" w:hAnsi="游明朝" w:hint="eastAsia"/>
        </w:rPr>
        <w:t>以上を認めれば臨床に耐えうる精度の</w:t>
      </w:r>
      <w:r w:rsidR="004462E4" w:rsidRPr="004462E4">
        <w:rPr>
          <w:rFonts w:ascii="游明朝" w:eastAsia="游明朝" w:hAnsi="游明朝" w:hint="eastAsia"/>
        </w:rPr>
        <w:t>検査と判断できる</w:t>
      </w:r>
      <w:r w:rsidR="004462E4">
        <w:rPr>
          <w:rFonts w:ascii="游明朝" w:eastAsia="游明朝" w:hAnsi="游明朝" w:hint="eastAsia"/>
        </w:rPr>
        <w:t>といわれています</w:t>
      </w:r>
      <w:r w:rsidR="00617951">
        <w:rPr>
          <w:rFonts w:ascii="游明朝" w:eastAsia="游明朝" w:hAnsi="游明朝"/>
        </w:rPr>
        <w:fldChar w:fldCharType="begin"/>
      </w:r>
      <w:r w:rsidR="00617951">
        <w:rPr>
          <w:rFonts w:ascii="游明朝" w:eastAsia="游明朝" w:hAnsi="游明朝"/>
        </w:rPr>
        <w:instrText xml:space="preserve"> ADDIN EN.CITE &lt;EndNote&gt;&lt;Cite&gt;&lt;Author&gt;大塚俊昭&lt;/Author&gt;&lt;Year&gt;2022&lt;/Year&gt;&lt;RecNum&gt;1686&lt;/RecNum&gt;&lt;DisplayText&gt;[2]&lt;/DisplayText&gt;&lt;record&gt;&lt;rec-number&gt;1686&lt;/rec-number&gt;&lt;foreign-keys&gt;&lt;key app="EN" db-id="5ep5wtfv09xztzeasdvxprabpr0fwses25wr" timestamp="1742737070"&gt;1686&lt;/key&gt;&lt;/foreign-keys&gt;&lt;ref-type name="Journal Article"&gt;17&lt;/ref-type&gt;&lt;contributors&gt;&lt;authors&gt;&lt;author&gt;&lt;style face="normal" font="default" charset="128" size="100%"&gt;大塚俊昭&lt;/style&gt;&lt;/author&gt;&lt;/authors&gt;&lt;/contributors&gt;&lt;titles&gt;&lt;title&gt;&lt;style face="normal" font="default" charset="128" size="100%"&gt;医学統計解析のいろは&lt;/style&gt;&lt;/title&gt;&lt;secondary-title&gt;&lt;style face="normal" font="default" charset="128" size="100%"&gt;日本医科大学医学会雑誌&lt;/style&gt;&lt;/secondary-title&gt;&lt;/titles&gt;&lt;periodical&gt;&lt;full-title&gt;日本医科大学医学会雑誌&lt;/full-title&gt;&lt;/periodical&gt;&lt;pages&gt;243-251&lt;/pages&gt;&lt;volume&gt;18&lt;/volume&gt;&lt;number&gt;3&lt;/number&gt;&lt;dates&gt;&lt;year&gt;2022&lt;/year&gt;&lt;/dates&gt;&lt;urls&gt;&lt;/urls&gt;&lt;/record&gt;&lt;/Cite&gt;&lt;/EndNote&gt;</w:instrText>
      </w:r>
      <w:r w:rsidR="00617951">
        <w:rPr>
          <w:rFonts w:ascii="游明朝" w:eastAsia="游明朝" w:hAnsi="游明朝"/>
        </w:rPr>
        <w:fldChar w:fldCharType="separate"/>
      </w:r>
      <w:r w:rsidR="00617951">
        <w:rPr>
          <w:rFonts w:ascii="游明朝" w:eastAsia="游明朝" w:hAnsi="游明朝"/>
          <w:noProof/>
        </w:rPr>
        <w:t>[2]</w:t>
      </w:r>
      <w:r w:rsidR="00617951">
        <w:rPr>
          <w:rFonts w:ascii="游明朝" w:eastAsia="游明朝" w:hAnsi="游明朝"/>
        </w:rPr>
        <w:fldChar w:fldCharType="end"/>
      </w:r>
      <w:r w:rsidR="004462E4">
        <w:rPr>
          <w:rFonts w:ascii="游明朝" w:eastAsia="游明朝" w:hAnsi="游明朝" w:hint="eastAsia"/>
        </w:rPr>
        <w:t>.</w:t>
      </w:r>
    </w:p>
    <w:p w14:paraId="63E274B2" w14:textId="77777777" w:rsidR="004A5E85" w:rsidRDefault="004A5E85" w:rsidP="00A97FCA">
      <w:pPr>
        <w:rPr>
          <w:rFonts w:ascii="游明朝" w:eastAsia="游明朝" w:hAnsi="游明朝"/>
        </w:rPr>
      </w:pPr>
    </w:p>
    <w:p w14:paraId="0B294F5D" w14:textId="4DE8A6A6" w:rsidR="004A5E85" w:rsidRDefault="004A5E85" w:rsidP="00A97FCA">
      <w:pPr>
        <w:rPr>
          <w:rFonts w:ascii="游明朝" w:eastAsia="游明朝" w:hAnsi="游明朝"/>
        </w:rPr>
      </w:pPr>
      <w:r>
        <w:rPr>
          <w:rFonts w:ascii="游明朝" w:eastAsia="游明朝" w:hAnsi="游明朝" w:hint="eastAsia"/>
        </w:rPr>
        <w:t>図2 特発性器質化肺炎における自然軽快予測に対するCRPのROC曲線</w:t>
      </w:r>
      <w:r w:rsidR="00970694">
        <w:rPr>
          <w:rFonts w:ascii="游明朝" w:eastAsia="游明朝" w:hAnsi="游明朝"/>
        </w:rPr>
        <w:fldChar w:fldCharType="begin"/>
      </w:r>
      <w:r w:rsidR="00970694">
        <w:rPr>
          <w:rFonts w:ascii="游明朝" w:eastAsia="游明朝" w:hAnsi="游明朝"/>
        </w:rPr>
        <w:instrText xml:space="preserve"> ADDIN EN.CITE &lt;EndNote&gt;&lt;Cite&gt;&lt;Author&gt;Shimoda&lt;/Author&gt;&lt;Year&gt;2023&lt;/Year&gt;&lt;RecNum&gt;1685&lt;/RecNum&gt;&lt;DisplayText&gt;[1]&lt;/DisplayText&gt;&lt;record&gt;&lt;rec-number&gt;1685&lt;/rec-number&gt;&lt;foreign-keys&gt;&lt;key app="EN" db-id="5ep5wtfv09xztzeasdvxprabpr0fwses25wr" timestamp="1742735853"&gt;1685&lt;/key&gt;&lt;/foreign-keys&gt;&lt;ref-type name="Journal Article"&gt;17&lt;/ref-type&gt;&lt;contributors&gt;&lt;authors&gt;&lt;author&gt;Shimoda, M.&lt;/author&gt;&lt;author&gt;Tanaka, Y.&lt;/author&gt;&lt;author&gt;Morimoto, K.&lt;/author&gt;&lt;author&gt;Yoshimori, K.&lt;/author&gt;&lt;author&gt;Ohta, K.&lt;/author&gt;&lt;/authors&gt;&lt;/contributors&gt;&lt;auth-address&gt;Respiratory Disease Center, Fukujuji Hospital, Japan Anti-Tuberculosis Association (JATA), Kiyose city, Tokyo, Japan.&lt;/auth-address&gt;&lt;titles&gt;&lt;title&gt;Spontaneous resolution of cryptogenic organizing pneumonia: Observational study&lt;/title&gt;&lt;secondary-title&gt;Medicine (Baltimore)&lt;/secondary-title&gt;&lt;alt-title&gt;Medicine&lt;/alt-title&gt;&lt;/titles&gt;&lt;periodical&gt;&lt;full-title&gt;Medicine (Baltimore)&lt;/full-title&gt;&lt;/periodical&gt;&lt;pages&gt;e34277&lt;/pages&gt;&lt;volume&gt;102&lt;/volume&gt;&lt;number&gt;27&lt;/number&gt;&lt;edition&gt;2023/07/07&lt;/edition&gt;&lt;keywords&gt;&lt;keyword&gt;Adult&lt;/keyword&gt;&lt;keyword&gt;Humans&lt;/keyword&gt;&lt;keyword&gt;Lung&lt;/keyword&gt;&lt;keyword&gt;Retrospective Studies&lt;/keyword&gt;&lt;keyword&gt;*Organizing Pneumonia&lt;/keyword&gt;&lt;keyword&gt;*Cryptogenic Organizing Pneumonia/diagnosis/drug therapy&lt;/keyword&gt;&lt;keyword&gt;Steroids&lt;/keyword&gt;&lt;/keywords&gt;&lt;dates&gt;&lt;year&gt;2023&lt;/year&gt;&lt;pub-dates&gt;&lt;date&gt;Jul 7&lt;/date&gt;&lt;/pub-dates&gt;&lt;/dates&gt;&lt;isbn&gt;0025-7974 (Print)&amp;#xD;0025-7974&lt;/isbn&gt;&lt;accession-num&gt;37417600&lt;/accession-num&gt;&lt;urls&gt;&lt;/urls&gt;&lt;custom2&gt;PMC10328646&lt;/custom2&gt;&lt;electronic-resource-num&gt;10.1097/md.0000000000034277&lt;/electronic-resource-num&gt;&lt;remote-database-provider&gt;NLM&lt;/remote-database-provider&gt;&lt;language&gt;eng&lt;/language&gt;&lt;/record&gt;&lt;/Cite&gt;&lt;/EndNote&gt;</w:instrText>
      </w:r>
      <w:r w:rsidR="00970694">
        <w:rPr>
          <w:rFonts w:ascii="游明朝" w:eastAsia="游明朝" w:hAnsi="游明朝"/>
        </w:rPr>
        <w:fldChar w:fldCharType="separate"/>
      </w:r>
      <w:r w:rsidR="00970694">
        <w:rPr>
          <w:rFonts w:ascii="游明朝" w:eastAsia="游明朝" w:hAnsi="游明朝"/>
          <w:noProof/>
        </w:rPr>
        <w:t>[1]</w:t>
      </w:r>
      <w:r w:rsidR="00970694">
        <w:rPr>
          <w:rFonts w:ascii="游明朝" w:eastAsia="游明朝" w:hAnsi="游明朝"/>
        </w:rPr>
        <w:fldChar w:fldCharType="end"/>
      </w:r>
    </w:p>
    <w:p w14:paraId="039C5151" w14:textId="3B000BCF" w:rsidR="004A5E85" w:rsidRDefault="004A5E85" w:rsidP="00A97FCA">
      <w:pPr>
        <w:rPr>
          <w:rFonts w:ascii="游明朝" w:eastAsia="游明朝" w:hAnsi="游明朝"/>
        </w:rPr>
      </w:pPr>
      <w:r>
        <w:rPr>
          <w:rFonts w:ascii="游明朝" w:eastAsia="游明朝" w:hAnsi="游明朝"/>
          <w:noProof/>
        </w:rPr>
        <w:lastRenderedPageBreak/>
        <w:drawing>
          <wp:inline distT="0" distB="0" distL="0" distR="0" wp14:anchorId="73E5F8D9" wp14:editId="08830C12">
            <wp:extent cx="3238500" cy="2828925"/>
            <wp:effectExtent l="0" t="0" r="0" b="9525"/>
            <wp:docPr id="193163184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38500" cy="2828925"/>
                    </a:xfrm>
                    <a:prstGeom prst="rect">
                      <a:avLst/>
                    </a:prstGeom>
                    <a:noFill/>
                    <a:ln>
                      <a:noFill/>
                    </a:ln>
                  </pic:spPr>
                </pic:pic>
              </a:graphicData>
            </a:graphic>
          </wp:inline>
        </w:drawing>
      </w:r>
    </w:p>
    <w:p w14:paraId="39D2CC8E" w14:textId="77777777" w:rsidR="00E512AA" w:rsidRPr="00017316" w:rsidRDefault="00E512AA" w:rsidP="00A97FCA">
      <w:pPr>
        <w:rPr>
          <w:rFonts w:ascii="游明朝" w:eastAsia="游明朝" w:hAnsi="游明朝"/>
        </w:rPr>
      </w:pPr>
    </w:p>
    <w:p w14:paraId="5A405D6B" w14:textId="7E3F9BB8" w:rsidR="00017316" w:rsidRPr="00985F88" w:rsidRDefault="00017316" w:rsidP="00A97FCA">
      <w:pPr>
        <w:rPr>
          <w:rFonts w:ascii="游明朝" w:eastAsia="游明朝" w:hAnsi="游明朝"/>
          <w:b/>
          <w:bCs/>
        </w:rPr>
      </w:pPr>
      <w:r w:rsidRPr="00985F88">
        <w:rPr>
          <w:rFonts w:ascii="游明朝" w:eastAsia="游明朝" w:hAnsi="游明朝" w:hint="eastAsia"/>
          <w:b/>
          <w:bCs/>
        </w:rPr>
        <w:t>多重検定</w:t>
      </w:r>
    </w:p>
    <w:p w14:paraId="391796DE" w14:textId="02ECCBD8" w:rsidR="00017316" w:rsidRDefault="00523FDB" w:rsidP="00A97FCA">
      <w:pPr>
        <w:rPr>
          <w:rFonts w:ascii="游明朝" w:eastAsia="游明朝" w:hAnsi="游明朝"/>
        </w:rPr>
      </w:pPr>
      <w:r>
        <w:rPr>
          <w:rFonts w:ascii="游明朝" w:eastAsia="游明朝" w:hAnsi="游明朝" w:hint="eastAsia"/>
        </w:rPr>
        <w:t xml:space="preserve">　比較する群が3つ以上の場合, P値の補正を行う必要があります. </w:t>
      </w:r>
      <w:r w:rsidRPr="00523FDB">
        <w:rPr>
          <w:rFonts w:ascii="游明朝" w:eastAsia="游明朝" w:hAnsi="游明朝" w:hint="eastAsia"/>
          <w:i/>
          <w:iCs/>
        </w:rPr>
        <w:t>p</w:t>
      </w:r>
      <w:r>
        <w:rPr>
          <w:rFonts w:ascii="游明朝" w:eastAsia="游明朝" w:hAnsi="游明朝" w:hint="eastAsia"/>
        </w:rPr>
        <w:t xml:space="preserve">=0.05を有意水準とした場合, 5%の確率で偶然に有意差がでてしまうことを意味します. 何通りもの解析を行うとどこかで偶然の有意差がでてしまう恐れがあります. 例えば, 疾患A, B, C, Dを比較する場合, </w:t>
      </w:r>
      <w:ins w:id="102" w:author="Microsoft アカウント" w:date="2025-05-20T13:39:00Z">
        <w:r w:rsidR="00650FE1">
          <w:rPr>
            <w:rFonts w:ascii="游明朝" w:eastAsia="游明朝" w:hAnsi="游明朝"/>
          </w:rPr>
          <w:t>“</w:t>
        </w:r>
      </w:ins>
      <w:r>
        <w:rPr>
          <w:rFonts w:ascii="游明朝" w:eastAsia="游明朝" w:hAnsi="游明朝" w:hint="eastAsia"/>
        </w:rPr>
        <w:t>AとB</w:t>
      </w:r>
      <w:ins w:id="103" w:author="Microsoft アカウント" w:date="2025-05-20T13:39:00Z">
        <w:r w:rsidR="00650FE1">
          <w:rPr>
            <w:rFonts w:ascii="游明朝" w:eastAsia="游明朝" w:hAnsi="游明朝"/>
          </w:rPr>
          <w:t>”</w:t>
        </w:r>
      </w:ins>
      <w:r>
        <w:rPr>
          <w:rFonts w:ascii="游明朝" w:eastAsia="游明朝" w:hAnsi="游明朝" w:hint="eastAsia"/>
        </w:rPr>
        <w:t xml:space="preserve">, </w:t>
      </w:r>
      <w:ins w:id="104" w:author="Microsoft アカウント" w:date="2025-05-20T13:39:00Z">
        <w:r w:rsidR="00650FE1">
          <w:rPr>
            <w:rFonts w:ascii="游明朝" w:eastAsia="游明朝" w:hAnsi="游明朝"/>
          </w:rPr>
          <w:t>“</w:t>
        </w:r>
      </w:ins>
      <w:r>
        <w:rPr>
          <w:rFonts w:ascii="游明朝" w:eastAsia="游明朝" w:hAnsi="游明朝" w:hint="eastAsia"/>
        </w:rPr>
        <w:t>BとC</w:t>
      </w:r>
      <w:ins w:id="105" w:author="Microsoft アカウント" w:date="2025-05-20T13:39:00Z">
        <w:r w:rsidR="00650FE1">
          <w:rPr>
            <w:rFonts w:ascii="游明朝" w:eastAsia="游明朝" w:hAnsi="游明朝"/>
          </w:rPr>
          <w:t>”</w:t>
        </w:r>
      </w:ins>
      <w:r>
        <w:rPr>
          <w:rFonts w:ascii="游明朝" w:eastAsia="游明朝" w:hAnsi="游明朝" w:hint="eastAsia"/>
        </w:rPr>
        <w:t xml:space="preserve">, </w:t>
      </w:r>
      <w:ins w:id="106" w:author="Microsoft アカウント" w:date="2025-05-20T13:39:00Z">
        <w:r w:rsidR="00650FE1">
          <w:rPr>
            <w:rFonts w:ascii="游明朝" w:eastAsia="游明朝" w:hAnsi="游明朝"/>
          </w:rPr>
          <w:t>“</w:t>
        </w:r>
      </w:ins>
      <w:r>
        <w:rPr>
          <w:rFonts w:ascii="游明朝" w:eastAsia="游明朝" w:hAnsi="游明朝" w:hint="eastAsia"/>
        </w:rPr>
        <w:t>CとD</w:t>
      </w:r>
      <w:ins w:id="107" w:author="Microsoft アカウント" w:date="2025-05-20T13:40:00Z">
        <w:r w:rsidR="00650FE1">
          <w:rPr>
            <w:rFonts w:ascii="游明朝" w:eastAsia="游明朝" w:hAnsi="游明朝"/>
          </w:rPr>
          <w:t>”</w:t>
        </w:r>
      </w:ins>
      <w:r>
        <w:rPr>
          <w:rFonts w:ascii="游明朝" w:eastAsia="游明朝" w:hAnsi="游明朝" w:hint="eastAsia"/>
        </w:rPr>
        <w:t xml:space="preserve">, </w:t>
      </w:r>
      <w:ins w:id="108" w:author="Microsoft アカウント" w:date="2025-05-20T13:40:00Z">
        <w:r w:rsidR="00650FE1">
          <w:rPr>
            <w:rFonts w:ascii="游明朝" w:eastAsia="游明朝" w:hAnsi="游明朝"/>
          </w:rPr>
          <w:t>“</w:t>
        </w:r>
      </w:ins>
      <w:r>
        <w:rPr>
          <w:rFonts w:ascii="游明朝" w:eastAsia="游明朝" w:hAnsi="游明朝" w:hint="eastAsia"/>
        </w:rPr>
        <w:t>AとC</w:t>
      </w:r>
      <w:ins w:id="109" w:author="Microsoft アカウント" w:date="2025-05-20T13:40:00Z">
        <w:r w:rsidR="00650FE1">
          <w:rPr>
            <w:rFonts w:ascii="游明朝" w:eastAsia="游明朝" w:hAnsi="游明朝"/>
          </w:rPr>
          <w:t>”</w:t>
        </w:r>
      </w:ins>
      <w:r>
        <w:rPr>
          <w:rFonts w:ascii="游明朝" w:eastAsia="游明朝" w:hAnsi="游明朝"/>
        </w:rPr>
        <w:t>…</w:t>
      </w:r>
      <w:r>
        <w:rPr>
          <w:rFonts w:ascii="游明朝" w:eastAsia="游明朝" w:hAnsi="游明朝" w:hint="eastAsia"/>
        </w:rPr>
        <w:t>など</w:t>
      </w:r>
      <w:del w:id="110" w:author="Microsoft アカウント" w:date="2025-05-20T13:40:00Z">
        <w:r w:rsidDel="00650FE1">
          <w:rPr>
            <w:rFonts w:ascii="游明朝" w:eastAsia="游明朝" w:hAnsi="游明朝" w:hint="eastAsia"/>
          </w:rPr>
          <w:delText>と</w:delText>
        </w:r>
      </w:del>
      <w:ins w:id="111" w:author="Microsoft アカウント" w:date="2025-05-20T13:40:00Z">
        <w:r w:rsidR="00074CBD">
          <w:rPr>
            <w:rFonts w:ascii="游明朝" w:eastAsia="游明朝" w:hAnsi="游明朝" w:hint="eastAsia"/>
          </w:rPr>
          <w:t>,</w:t>
        </w:r>
        <w:r w:rsidR="00074CBD">
          <w:rPr>
            <w:rFonts w:ascii="游明朝" w:eastAsia="游明朝" w:hAnsi="游明朝"/>
          </w:rPr>
          <w:t xml:space="preserve"> その</w:t>
        </w:r>
      </w:ins>
      <w:del w:id="112" w:author="Microsoft アカウント" w:date="2025-05-20T13:40:00Z">
        <w:r w:rsidDel="00074CBD">
          <w:rPr>
            <w:rFonts w:ascii="游明朝" w:eastAsia="游明朝" w:hAnsi="游明朝" w:hint="eastAsia"/>
          </w:rPr>
          <w:delText>全ての</w:delText>
        </w:r>
      </w:del>
      <w:r>
        <w:rPr>
          <w:rFonts w:ascii="游明朝" w:eastAsia="游明朝" w:hAnsi="游明朝" w:hint="eastAsia"/>
        </w:rPr>
        <w:t>組み合わせ</w:t>
      </w:r>
      <w:del w:id="113" w:author="Microsoft アカウント" w:date="2025-05-20T13:40:00Z">
        <w:r w:rsidDel="00074CBD">
          <w:rPr>
            <w:rFonts w:ascii="游明朝" w:eastAsia="游明朝" w:hAnsi="游明朝" w:hint="eastAsia"/>
          </w:rPr>
          <w:delText>を解析すると</w:delText>
        </w:r>
      </w:del>
      <w:ins w:id="114" w:author="Microsoft アカウント" w:date="2025-05-20T13:40:00Z">
        <w:r w:rsidR="00074CBD">
          <w:rPr>
            <w:rFonts w:ascii="游明朝" w:eastAsia="游明朝" w:hAnsi="游明朝" w:hint="eastAsia"/>
          </w:rPr>
          <w:t>は</w:t>
        </w:r>
      </w:ins>
      <w:r w:rsidR="00E512AA">
        <w:rPr>
          <w:rFonts w:ascii="游明朝" w:eastAsia="游明朝" w:hAnsi="游明朝" w:hint="eastAsia"/>
        </w:rPr>
        <w:t>6</w:t>
      </w:r>
      <w:r>
        <w:rPr>
          <w:rFonts w:ascii="游明朝" w:eastAsia="游明朝" w:hAnsi="游明朝" w:hint="eastAsia"/>
        </w:rPr>
        <w:t xml:space="preserve">通りの解析を行うこととなります. </w:t>
      </w:r>
      <w:r w:rsidR="00E512AA">
        <w:rPr>
          <w:rFonts w:ascii="游明朝" w:eastAsia="游明朝" w:hAnsi="游明朝" w:hint="eastAsia"/>
        </w:rPr>
        <w:t xml:space="preserve">この比べ過ぎを補正することを多重検定の補正と呼び, </w:t>
      </w:r>
      <w:del w:id="115" w:author="Microsoft アカウント" w:date="2025-05-20T13:40:00Z">
        <w:r w:rsidR="00E512AA" w:rsidDel="00074CBD">
          <w:rPr>
            <w:rFonts w:ascii="游明朝" w:eastAsia="游明朝" w:hAnsi="游明朝" w:hint="eastAsia"/>
          </w:rPr>
          <w:delText>筆者</w:delText>
        </w:r>
      </w:del>
      <w:ins w:id="116" w:author="Microsoft アカウント" w:date="2025-05-20T13:40:00Z">
        <w:r w:rsidR="00074CBD">
          <w:rPr>
            <w:rFonts w:ascii="游明朝" w:eastAsia="游明朝" w:hAnsi="游明朝" w:hint="eastAsia"/>
          </w:rPr>
          <w:t>D</w:t>
        </w:r>
        <w:r w:rsidR="00074CBD">
          <w:rPr>
            <w:rFonts w:ascii="游明朝" w:eastAsia="游明朝" w:hAnsi="游明朝"/>
          </w:rPr>
          <w:t>r.しもだ</w:t>
        </w:r>
      </w:ins>
      <w:r w:rsidR="00E512AA">
        <w:rPr>
          <w:rFonts w:ascii="游明朝" w:eastAsia="游明朝" w:hAnsi="游明朝" w:hint="eastAsia"/>
        </w:rPr>
        <w:t>はボンフェローニ法を使用しています. 上記の疾患A, B, C, Dの比較では6通りの組み合わせにな</w:t>
      </w:r>
      <w:ins w:id="117" w:author="Microsoft アカウント" w:date="2025-05-20T13:41:00Z">
        <w:r w:rsidR="00074CBD">
          <w:rPr>
            <w:rFonts w:ascii="游明朝" w:eastAsia="游明朝" w:hAnsi="游明朝"/>
          </w:rPr>
          <w:t>るため</w:t>
        </w:r>
      </w:ins>
      <w:del w:id="118" w:author="Microsoft アカウント" w:date="2025-05-20T13:41:00Z">
        <w:r w:rsidR="00E512AA" w:rsidDel="00074CBD">
          <w:rPr>
            <w:rFonts w:ascii="游明朝" w:eastAsia="游明朝" w:hAnsi="游明朝" w:hint="eastAsia"/>
          </w:rPr>
          <w:delText>り</w:delText>
        </w:r>
      </w:del>
      <w:r w:rsidR="00E512AA">
        <w:rPr>
          <w:rFonts w:ascii="游明朝" w:eastAsia="游明朝" w:hAnsi="游明朝" w:hint="eastAsia"/>
        </w:rPr>
        <w:t>, ボンフェローニ法では算出したP値を6倍して判断します</w:t>
      </w:r>
      <w:r w:rsidR="00EE00F9">
        <w:rPr>
          <w:rFonts w:ascii="游明朝" w:eastAsia="游明朝" w:hAnsi="游明朝"/>
        </w:rPr>
        <w:fldChar w:fldCharType="begin"/>
      </w:r>
      <w:r w:rsidR="00EE00F9">
        <w:rPr>
          <w:rFonts w:ascii="游明朝" w:eastAsia="游明朝" w:hAnsi="游明朝"/>
        </w:rPr>
        <w:instrText xml:space="preserve"> ADDIN EN.CITE &lt;EndNote&gt;&lt;Cite&gt;&lt;Author&gt;新谷歩&lt;/Author&gt;&lt;Year&gt;2016&lt;/Year&gt;&lt;RecNum&gt;1681&lt;/RecNum&gt;&lt;DisplayText&gt;[5]&lt;/DisplayText&gt;&lt;record&gt;&lt;rec-number&gt;1681&lt;/rec-number&gt;&lt;foreign-keys&gt;&lt;key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size="100%"&gt;医学書院&lt;/style&gt;&lt;/publisher&gt;&lt;urls&gt;&lt;/urls&gt;&lt;/record&gt;&lt;/Cite&gt;&lt;/EndNote&gt;</w:instrText>
      </w:r>
      <w:r w:rsidR="00EE00F9">
        <w:rPr>
          <w:rFonts w:ascii="游明朝" w:eastAsia="游明朝" w:hAnsi="游明朝"/>
        </w:rPr>
        <w:fldChar w:fldCharType="separate"/>
      </w:r>
      <w:r w:rsidR="00EE00F9">
        <w:rPr>
          <w:rFonts w:ascii="游明朝" w:eastAsia="游明朝" w:hAnsi="游明朝"/>
          <w:noProof/>
        </w:rPr>
        <w:t>[5]</w:t>
      </w:r>
      <w:r w:rsidR="00EE00F9">
        <w:rPr>
          <w:rFonts w:ascii="游明朝" w:eastAsia="游明朝" w:hAnsi="游明朝"/>
        </w:rPr>
        <w:fldChar w:fldCharType="end"/>
      </w:r>
      <w:r w:rsidR="00E512AA">
        <w:rPr>
          <w:rFonts w:ascii="游明朝" w:eastAsia="游明朝" w:hAnsi="游明朝" w:hint="eastAsia"/>
        </w:rPr>
        <w:t>.</w:t>
      </w:r>
    </w:p>
    <w:p w14:paraId="2FE6797C" w14:textId="371AAE05" w:rsidR="00EE00F9" w:rsidRPr="00EE00F9" w:rsidRDefault="00EE00F9" w:rsidP="00A97FCA">
      <w:pPr>
        <w:rPr>
          <w:rFonts w:ascii="游明朝" w:eastAsia="游明朝" w:hAnsi="游明朝"/>
        </w:rPr>
      </w:pPr>
      <w:r>
        <w:rPr>
          <w:rFonts w:ascii="游明朝" w:eastAsia="游明朝" w:hAnsi="游明朝" w:hint="eastAsia"/>
        </w:rPr>
        <w:t>※</w:t>
      </w:r>
      <w:ins w:id="119" w:author="Microsoft アカウント" w:date="2025-05-20T13:41:00Z">
        <w:r w:rsidR="00074CBD">
          <w:rPr>
            <w:rFonts w:ascii="游明朝" w:eastAsia="游明朝" w:hAnsi="游明朝" w:hint="eastAsia"/>
          </w:rPr>
          <w:t>ただし,</w:t>
        </w:r>
        <w:r w:rsidR="00074CBD">
          <w:rPr>
            <w:rFonts w:ascii="游明朝" w:eastAsia="游明朝" w:hAnsi="游明朝"/>
          </w:rPr>
          <w:t xml:space="preserve"> </w:t>
        </w:r>
      </w:ins>
      <w:r>
        <w:rPr>
          <w:rFonts w:ascii="游明朝" w:eastAsia="游明朝" w:hAnsi="游明朝" w:hint="eastAsia"/>
        </w:rPr>
        <w:t>多重検定の補正を行うべきかどうかは専門家の間でも議論がわかれています</w:t>
      </w:r>
      <w:r>
        <w:rPr>
          <w:rFonts w:ascii="游明朝" w:eastAsia="游明朝" w:hAnsi="游明朝"/>
        </w:rPr>
        <w:fldChar w:fldCharType="begin"/>
      </w:r>
      <w:r>
        <w:rPr>
          <w:rFonts w:ascii="游明朝" w:eastAsia="游明朝" w:hAnsi="游明朝"/>
        </w:rPr>
        <w:instrText xml:space="preserve"> ADDIN EN.CITE &lt;EndNote&gt;&lt;Cite&gt;&lt;Author&gt;新谷歩&lt;/Author&gt;&lt;Year&gt;2016&lt;/Year&gt;&lt;RecNum&gt;1681&lt;/RecNum&gt;&lt;DisplayText&gt;[5]&lt;/DisplayText&gt;&lt;record&gt;&lt;rec-number&gt;1681&lt;/rec-number&gt;&lt;foreign-keys&gt;&lt;key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size="100%"&gt;医学書院&lt;/style&gt;&lt;/publisher&gt;&lt;urls&gt;&lt;/urls&gt;&lt;/record&gt;&lt;/Cite&gt;&lt;/EndNote&gt;</w:instrText>
      </w:r>
      <w:r>
        <w:rPr>
          <w:rFonts w:ascii="游明朝" w:eastAsia="游明朝" w:hAnsi="游明朝"/>
        </w:rPr>
        <w:fldChar w:fldCharType="separate"/>
      </w:r>
      <w:r>
        <w:rPr>
          <w:rFonts w:ascii="游明朝" w:eastAsia="游明朝" w:hAnsi="游明朝"/>
          <w:noProof/>
        </w:rPr>
        <w:t>[5]</w:t>
      </w:r>
      <w:r>
        <w:rPr>
          <w:rFonts w:ascii="游明朝" w:eastAsia="游明朝" w:hAnsi="游明朝"/>
        </w:rPr>
        <w:fldChar w:fldCharType="end"/>
      </w:r>
      <w:r>
        <w:rPr>
          <w:rFonts w:ascii="游明朝" w:eastAsia="游明朝" w:hAnsi="游明朝" w:hint="eastAsia"/>
        </w:rPr>
        <w:t>.</w:t>
      </w:r>
    </w:p>
    <w:p w14:paraId="1EFCF09E" w14:textId="77777777" w:rsidR="00017316" w:rsidRPr="00017316" w:rsidRDefault="00017316" w:rsidP="00A97FCA">
      <w:pPr>
        <w:rPr>
          <w:rFonts w:ascii="游明朝" w:eastAsia="游明朝" w:hAnsi="游明朝"/>
        </w:rPr>
      </w:pPr>
    </w:p>
    <w:p w14:paraId="09379B7E" w14:textId="5EE7C26F" w:rsidR="00A97FCA" w:rsidRPr="00985F88" w:rsidRDefault="00017316" w:rsidP="00A97FCA">
      <w:pPr>
        <w:rPr>
          <w:rFonts w:ascii="游明朝" w:eastAsia="游明朝" w:hAnsi="游明朝"/>
          <w:b/>
          <w:bCs/>
        </w:rPr>
      </w:pPr>
      <w:r w:rsidRPr="00985F88">
        <w:rPr>
          <w:rFonts w:ascii="游明朝" w:eastAsia="游明朝" w:hAnsi="游明朝" w:hint="eastAsia"/>
          <w:b/>
          <w:bCs/>
        </w:rPr>
        <w:t>多変量解析</w:t>
      </w:r>
    </w:p>
    <w:p w14:paraId="63630542" w14:textId="29B2DEC4" w:rsidR="00B47F02" w:rsidRDefault="00B47F02" w:rsidP="00A97FCA">
      <w:pPr>
        <w:rPr>
          <w:rFonts w:ascii="游明朝" w:eastAsia="游明朝" w:hAnsi="游明朝"/>
        </w:rPr>
      </w:pPr>
      <w:r>
        <w:rPr>
          <w:rFonts w:ascii="游明朝" w:eastAsia="游明朝" w:hAnsi="游明朝" w:hint="eastAsia"/>
        </w:rPr>
        <w:t xml:space="preserve">　ランダム化の行われていない観察研究では</w:t>
      </w:r>
      <w:r w:rsidR="0056110C">
        <w:rPr>
          <w:rFonts w:ascii="游明朝" w:eastAsia="游明朝" w:hAnsi="游明朝" w:hint="eastAsia"/>
        </w:rPr>
        <w:t>, 評価したい</w:t>
      </w:r>
      <w:r>
        <w:rPr>
          <w:rFonts w:ascii="游明朝" w:eastAsia="游明朝" w:hAnsi="游明朝" w:hint="eastAsia"/>
        </w:rPr>
        <w:t>因子</w:t>
      </w:r>
      <w:r w:rsidR="0056110C">
        <w:rPr>
          <w:rFonts w:ascii="游明朝" w:eastAsia="游明朝" w:hAnsi="游明朝" w:hint="eastAsia"/>
        </w:rPr>
        <w:t>のほかに</w:t>
      </w:r>
      <w:r>
        <w:rPr>
          <w:rFonts w:ascii="游明朝" w:eastAsia="游明朝" w:hAnsi="游明朝" w:hint="eastAsia"/>
        </w:rPr>
        <w:t>様々な因子が結果</w:t>
      </w:r>
      <w:r w:rsidR="0056110C">
        <w:rPr>
          <w:rFonts w:ascii="游明朝" w:eastAsia="游明朝" w:hAnsi="游明朝" w:hint="eastAsia"/>
        </w:rPr>
        <w:t>（アウトカム）</w:t>
      </w:r>
      <w:r>
        <w:rPr>
          <w:rFonts w:ascii="游明朝" w:eastAsia="游明朝" w:hAnsi="游明朝" w:hint="eastAsia"/>
        </w:rPr>
        <w:t>に影響を及ぼ</w:t>
      </w:r>
      <w:r w:rsidR="0056110C">
        <w:rPr>
          <w:rFonts w:ascii="游明朝" w:eastAsia="游明朝" w:hAnsi="游明朝" w:hint="eastAsia"/>
        </w:rPr>
        <w:t>す可能性があります</w:t>
      </w:r>
      <w:r>
        <w:rPr>
          <w:rFonts w:ascii="游明朝" w:eastAsia="游明朝" w:hAnsi="游明朝" w:hint="eastAsia"/>
        </w:rPr>
        <w:t>. 例えば, 肺炎</w:t>
      </w:r>
      <w:del w:id="120" w:author="Microsoft アカウント" w:date="2025-05-20T13:41:00Z">
        <w:r w:rsidDel="000E2835">
          <w:rPr>
            <w:rFonts w:ascii="游明朝" w:eastAsia="游明朝" w:hAnsi="游明朝" w:hint="eastAsia"/>
          </w:rPr>
          <w:delText>の診断</w:delText>
        </w:r>
      </w:del>
      <w:r w:rsidR="0056110C">
        <w:rPr>
          <w:rFonts w:ascii="游明朝" w:eastAsia="游明朝" w:hAnsi="游明朝" w:hint="eastAsia"/>
        </w:rPr>
        <w:t xml:space="preserve">において, </w:t>
      </w:r>
      <w:r>
        <w:rPr>
          <w:rFonts w:ascii="游明朝" w:eastAsia="游明朝" w:hAnsi="游明朝" w:hint="eastAsia"/>
        </w:rPr>
        <w:t>白血球</w:t>
      </w:r>
      <w:r w:rsidR="0056110C">
        <w:rPr>
          <w:rFonts w:ascii="游明朝" w:eastAsia="游明朝" w:hAnsi="游明朝" w:hint="eastAsia"/>
        </w:rPr>
        <w:t>数</w:t>
      </w:r>
      <w:r>
        <w:rPr>
          <w:rFonts w:ascii="游明朝" w:eastAsia="游明朝" w:hAnsi="游明朝" w:hint="eastAsia"/>
        </w:rPr>
        <w:t>とCRP</w:t>
      </w:r>
      <w:r w:rsidR="0056110C">
        <w:rPr>
          <w:rFonts w:ascii="游明朝" w:eastAsia="游明朝" w:hAnsi="游明朝" w:hint="eastAsia"/>
        </w:rPr>
        <w:t>値</w:t>
      </w:r>
      <w:r>
        <w:rPr>
          <w:rFonts w:ascii="游明朝" w:eastAsia="游明朝" w:hAnsi="游明朝" w:hint="eastAsia"/>
        </w:rPr>
        <w:t>はともに高値を示</w:t>
      </w:r>
      <w:ins w:id="121" w:author="Microsoft アカウント" w:date="2025-05-20T13:41:00Z">
        <w:r w:rsidR="000E2835">
          <w:rPr>
            <w:rFonts w:ascii="游明朝" w:eastAsia="游明朝" w:hAnsi="游明朝" w:hint="eastAsia"/>
          </w:rPr>
          <w:t>すことが多いです</w:t>
        </w:r>
      </w:ins>
      <w:del w:id="122" w:author="Microsoft アカウント" w:date="2025-05-20T13:42:00Z">
        <w:r w:rsidDel="000E2835">
          <w:rPr>
            <w:rFonts w:ascii="游明朝" w:eastAsia="游明朝" w:hAnsi="游明朝" w:hint="eastAsia"/>
          </w:rPr>
          <w:delText>します</w:delText>
        </w:r>
      </w:del>
      <w:r>
        <w:rPr>
          <w:rFonts w:ascii="游明朝" w:eastAsia="游明朝" w:hAnsi="游明朝" w:hint="eastAsia"/>
        </w:rPr>
        <w:t xml:space="preserve">が, </w:t>
      </w:r>
      <w:r w:rsidR="0056110C">
        <w:rPr>
          <w:rFonts w:ascii="游明朝" w:eastAsia="游明朝" w:hAnsi="游明朝" w:hint="eastAsia"/>
        </w:rPr>
        <w:t>どちらも</w:t>
      </w:r>
      <w:r>
        <w:rPr>
          <w:rFonts w:ascii="游明朝" w:eastAsia="游明朝" w:hAnsi="游明朝" w:hint="eastAsia"/>
        </w:rPr>
        <w:t>炎症反応</w:t>
      </w:r>
      <w:r w:rsidR="0056110C">
        <w:rPr>
          <w:rFonts w:ascii="游明朝" w:eastAsia="游明朝" w:hAnsi="游明朝" w:hint="eastAsia"/>
        </w:rPr>
        <w:t>の指標</w:t>
      </w:r>
      <w:r>
        <w:rPr>
          <w:rFonts w:ascii="游明朝" w:eastAsia="游明朝" w:hAnsi="游明朝" w:hint="eastAsia"/>
        </w:rPr>
        <w:t>であり, 互いに</w:t>
      </w:r>
      <w:r w:rsidR="008252AB">
        <w:rPr>
          <w:rFonts w:ascii="游明朝" w:eastAsia="游明朝" w:hAnsi="游明朝" w:hint="eastAsia"/>
        </w:rPr>
        <w:t>影響し合っていると考えられます. これを交絡因子と呼びますが, 多変量解析によ</w:t>
      </w:r>
      <w:r w:rsidR="0056110C">
        <w:rPr>
          <w:rFonts w:ascii="游明朝" w:eastAsia="游明朝" w:hAnsi="游明朝" w:hint="eastAsia"/>
        </w:rPr>
        <w:t>って</w:t>
      </w:r>
      <w:r w:rsidR="0056110C" w:rsidRPr="0056110C">
        <w:rPr>
          <w:rFonts w:ascii="游明朝" w:eastAsia="游明朝" w:hAnsi="游明朝" w:hint="eastAsia"/>
        </w:rPr>
        <w:t>交絡の影響を統計的に調整し</w:t>
      </w:r>
      <w:r w:rsidR="0056110C">
        <w:rPr>
          <w:rFonts w:ascii="游明朝" w:eastAsia="游明朝" w:hAnsi="游明朝" w:hint="eastAsia"/>
        </w:rPr>
        <w:t xml:space="preserve">, </w:t>
      </w:r>
      <w:r w:rsidR="0056110C" w:rsidRPr="0056110C">
        <w:rPr>
          <w:rFonts w:ascii="游明朝" w:eastAsia="游明朝" w:hAnsi="游明朝" w:hint="eastAsia"/>
        </w:rPr>
        <w:t>各因子の独立した効果を評価します</w:t>
      </w:r>
      <w:r w:rsidR="004D510D">
        <w:rPr>
          <w:rFonts w:ascii="游明朝" w:eastAsia="游明朝" w:hAnsi="游明朝"/>
        </w:rPr>
        <w:fldChar w:fldCharType="begin"/>
      </w:r>
      <w:r w:rsidR="004D510D">
        <w:rPr>
          <w:rFonts w:ascii="游明朝" w:eastAsia="游明朝" w:hAnsi="游明朝"/>
        </w:rPr>
        <w:instrText xml:space="preserve"> ADDIN EN.CITE &lt;EndNote&gt;&lt;Cite&gt;&lt;Author&gt;新谷歩&lt;/Author&gt;&lt;Year&gt;2016&lt;/Year&gt;&lt;RecNum&gt;1681&lt;/RecNum&gt;&lt;DisplayText&gt;[5]&lt;/DisplayText&gt;&lt;record&gt;&lt;rec-number&gt;1681&lt;/rec-number&gt;&lt;foreign-keys&gt;&lt;key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size="100%"&gt;医学書院&lt;/style&gt;&lt;/publisher&gt;&lt;urls&gt;&lt;/urls&gt;&lt;/record&gt;&lt;/Cite&gt;&lt;/EndNote&gt;</w:instrText>
      </w:r>
      <w:r w:rsidR="004D510D">
        <w:rPr>
          <w:rFonts w:ascii="游明朝" w:eastAsia="游明朝" w:hAnsi="游明朝"/>
        </w:rPr>
        <w:fldChar w:fldCharType="separate"/>
      </w:r>
      <w:r w:rsidR="004D510D">
        <w:rPr>
          <w:rFonts w:ascii="游明朝" w:eastAsia="游明朝" w:hAnsi="游明朝"/>
          <w:noProof/>
        </w:rPr>
        <w:t>[5]</w:t>
      </w:r>
      <w:r w:rsidR="004D510D">
        <w:rPr>
          <w:rFonts w:ascii="游明朝" w:eastAsia="游明朝" w:hAnsi="游明朝"/>
        </w:rPr>
        <w:fldChar w:fldCharType="end"/>
      </w:r>
      <w:r w:rsidR="008252AB">
        <w:rPr>
          <w:rFonts w:ascii="游明朝" w:eastAsia="游明朝" w:hAnsi="游明朝" w:hint="eastAsia"/>
        </w:rPr>
        <w:t>.</w:t>
      </w:r>
    </w:p>
    <w:p w14:paraId="6B717D73" w14:textId="58D97DD7" w:rsidR="008252AB" w:rsidRPr="00B47F02" w:rsidRDefault="008252AB" w:rsidP="00A97FCA">
      <w:pPr>
        <w:rPr>
          <w:rFonts w:ascii="游明朝" w:eastAsia="游明朝" w:hAnsi="游明朝"/>
        </w:rPr>
      </w:pPr>
      <w:r>
        <w:rPr>
          <w:rFonts w:ascii="游明朝" w:eastAsia="游明朝" w:hAnsi="游明朝" w:hint="eastAsia"/>
        </w:rPr>
        <w:t xml:space="preserve">　</w:t>
      </w:r>
      <w:r w:rsidR="006B51D7">
        <w:rPr>
          <w:rFonts w:ascii="游明朝" w:eastAsia="游明朝" w:hAnsi="游明朝" w:hint="eastAsia"/>
        </w:rPr>
        <w:t>目的変数</w:t>
      </w:r>
      <w:r w:rsidR="007F4DB3">
        <w:rPr>
          <w:rFonts w:ascii="游明朝" w:eastAsia="游明朝" w:hAnsi="游明朝" w:hint="eastAsia"/>
        </w:rPr>
        <w:t>（予測したい</w:t>
      </w:r>
      <w:r w:rsidR="0056110C">
        <w:rPr>
          <w:rFonts w:ascii="游明朝" w:eastAsia="游明朝" w:hAnsi="游明朝" w:hint="eastAsia"/>
        </w:rPr>
        <w:t>アウトカム</w:t>
      </w:r>
      <w:r w:rsidR="007F4DB3">
        <w:rPr>
          <w:rFonts w:ascii="游明朝" w:eastAsia="游明朝" w:hAnsi="游明朝" w:hint="eastAsia"/>
        </w:rPr>
        <w:t>）</w:t>
      </w:r>
      <w:r w:rsidR="006B51D7">
        <w:rPr>
          <w:rFonts w:ascii="游明朝" w:eastAsia="游明朝" w:hAnsi="游明朝" w:hint="eastAsia"/>
        </w:rPr>
        <w:t>が二値変数の場合にロジスティック回帰分析, 連続変数の場合に線形回帰分析を行います. さらに</w:t>
      </w:r>
      <w:r w:rsidR="00886630">
        <w:rPr>
          <w:rFonts w:ascii="游明朝" w:eastAsia="游明朝" w:hAnsi="游明朝" w:hint="eastAsia"/>
        </w:rPr>
        <w:t>時間変数</w:t>
      </w:r>
      <w:r w:rsidR="006B51D7">
        <w:rPr>
          <w:rFonts w:ascii="游明朝" w:eastAsia="游明朝" w:hAnsi="游明朝" w:hint="eastAsia"/>
        </w:rPr>
        <w:t>を伴う場合はCox比例ハザード</w:t>
      </w:r>
      <w:r w:rsidR="004D510D">
        <w:rPr>
          <w:rFonts w:ascii="游明朝" w:eastAsia="游明朝" w:hAnsi="游明朝" w:hint="eastAsia"/>
        </w:rPr>
        <w:t>モデル</w:t>
      </w:r>
      <w:r w:rsidR="006B51D7">
        <w:rPr>
          <w:rFonts w:ascii="游明朝" w:eastAsia="游明朝" w:hAnsi="游明朝" w:hint="eastAsia"/>
        </w:rPr>
        <w:t xml:space="preserve">を使います. </w:t>
      </w:r>
      <w:r w:rsidR="0056110C">
        <w:rPr>
          <w:rFonts w:ascii="游明朝" w:eastAsia="游明朝" w:hAnsi="游明朝" w:hint="eastAsia"/>
        </w:rPr>
        <w:t>ただし</w:t>
      </w:r>
      <w:r w:rsidR="006B51D7">
        <w:rPr>
          <w:rFonts w:ascii="游明朝" w:eastAsia="游明朝" w:hAnsi="游明朝" w:hint="eastAsia"/>
        </w:rPr>
        <w:t>, 説明変数</w:t>
      </w:r>
      <w:r w:rsidR="007F4DB3">
        <w:rPr>
          <w:rFonts w:ascii="游明朝" w:eastAsia="游明朝" w:hAnsi="游明朝" w:hint="eastAsia"/>
        </w:rPr>
        <w:t>（</w:t>
      </w:r>
      <w:r w:rsidR="0056110C">
        <w:rPr>
          <w:rFonts w:ascii="游明朝" w:eastAsia="游明朝" w:hAnsi="游明朝" w:hint="eastAsia"/>
        </w:rPr>
        <w:t>予測に使う変数</w:t>
      </w:r>
      <w:r w:rsidR="007F4DB3">
        <w:rPr>
          <w:rFonts w:ascii="游明朝" w:eastAsia="游明朝" w:hAnsi="游明朝" w:hint="eastAsia"/>
        </w:rPr>
        <w:t>）</w:t>
      </w:r>
      <w:r w:rsidR="006B51D7">
        <w:rPr>
          <w:rFonts w:ascii="游明朝" w:eastAsia="游明朝" w:hAnsi="游明朝" w:hint="eastAsia"/>
        </w:rPr>
        <w:t>を多く</w:t>
      </w:r>
      <w:r w:rsidR="0056110C">
        <w:rPr>
          <w:rFonts w:ascii="游明朝" w:eastAsia="游明朝" w:hAnsi="游明朝" w:hint="eastAsia"/>
        </w:rPr>
        <w:t>投入し</w:t>
      </w:r>
      <w:r w:rsidR="006B51D7">
        <w:rPr>
          <w:rFonts w:ascii="游明朝" w:eastAsia="游明朝" w:hAnsi="游明朝" w:hint="eastAsia"/>
        </w:rPr>
        <w:t>すぎると結果が狂ってしまいます. その</w:t>
      </w:r>
      <w:r w:rsidR="0056110C">
        <w:rPr>
          <w:rFonts w:ascii="游明朝" w:eastAsia="游明朝" w:hAnsi="游明朝" w:hint="eastAsia"/>
        </w:rPr>
        <w:t>ため投入する変数の数には</w:t>
      </w:r>
      <w:r w:rsidR="006B51D7">
        <w:rPr>
          <w:rFonts w:ascii="游明朝" w:eastAsia="游明朝" w:hAnsi="游明朝" w:hint="eastAsia"/>
        </w:rPr>
        <w:t>目安</w:t>
      </w:r>
      <w:r w:rsidR="0056110C">
        <w:rPr>
          <w:rFonts w:ascii="游明朝" w:eastAsia="游明朝" w:hAnsi="游明朝" w:hint="eastAsia"/>
        </w:rPr>
        <w:t>があり</w:t>
      </w:r>
      <w:r w:rsidR="006B51D7">
        <w:rPr>
          <w:rFonts w:ascii="游明朝" w:eastAsia="游明朝" w:hAnsi="游明朝" w:hint="eastAsia"/>
        </w:rPr>
        <w:t xml:space="preserve">, </w:t>
      </w:r>
      <w:r w:rsidR="004D510D">
        <w:rPr>
          <w:rFonts w:ascii="游明朝" w:eastAsia="游明朝" w:hAnsi="游明朝" w:hint="eastAsia"/>
        </w:rPr>
        <w:t>ロジスティック回帰</w:t>
      </w:r>
      <w:r w:rsidR="0056110C">
        <w:rPr>
          <w:rFonts w:ascii="游明朝" w:eastAsia="游明朝" w:hAnsi="游明朝" w:hint="eastAsia"/>
        </w:rPr>
        <w:t>で</w:t>
      </w:r>
      <w:r w:rsidR="004D510D">
        <w:rPr>
          <w:rFonts w:ascii="游明朝" w:eastAsia="游明朝" w:hAnsi="游明朝" w:hint="eastAsia"/>
        </w:rPr>
        <w:t>はイベントあり</w:t>
      </w:r>
      <w:r w:rsidR="0056110C">
        <w:rPr>
          <w:rFonts w:ascii="游明朝" w:eastAsia="游明朝" w:hAnsi="游明朝" w:hint="eastAsia"/>
        </w:rPr>
        <w:t>/</w:t>
      </w:r>
      <w:r w:rsidR="004D510D">
        <w:rPr>
          <w:rFonts w:ascii="游明朝" w:eastAsia="游明朝" w:hAnsi="游明朝" w:hint="eastAsia"/>
        </w:rPr>
        <w:t>なしの少ない方の数を10で割った数</w:t>
      </w:r>
      <w:r w:rsidR="0056110C">
        <w:rPr>
          <w:rFonts w:ascii="游明朝" w:eastAsia="游明朝" w:hAnsi="游明朝" w:hint="eastAsia"/>
        </w:rPr>
        <w:t>まで</w:t>
      </w:r>
      <w:r w:rsidR="004D510D">
        <w:rPr>
          <w:rFonts w:ascii="游明朝" w:eastAsia="游明朝" w:hAnsi="游明朝" w:hint="eastAsia"/>
        </w:rPr>
        <w:t xml:space="preserve">（例：生存100例と死亡50例の比較では5個まで）, </w:t>
      </w:r>
      <w:r w:rsidR="006B51D7">
        <w:rPr>
          <w:rFonts w:ascii="游明朝" w:eastAsia="游明朝" w:hAnsi="游明朝" w:hint="eastAsia"/>
        </w:rPr>
        <w:t>線形回帰は症例数を15で割った数</w:t>
      </w:r>
      <w:r w:rsidR="0056110C">
        <w:rPr>
          <w:rFonts w:ascii="游明朝" w:eastAsia="游明朝" w:hAnsi="游明朝" w:hint="eastAsia"/>
        </w:rPr>
        <w:t>まで</w:t>
      </w:r>
      <w:r w:rsidR="006B51D7">
        <w:rPr>
          <w:rFonts w:ascii="游明朝" w:eastAsia="游明朝" w:hAnsi="游明朝" w:hint="eastAsia"/>
        </w:rPr>
        <w:t xml:space="preserve">, </w:t>
      </w:r>
      <w:r w:rsidR="004D510D">
        <w:rPr>
          <w:rFonts w:ascii="游明朝" w:eastAsia="游明朝" w:hAnsi="游明朝" w:hint="eastAsia"/>
        </w:rPr>
        <w:t>Cox比例ハザードモデルはイベントあり</w:t>
      </w:r>
      <w:r w:rsidR="004D510D">
        <w:rPr>
          <w:rFonts w:ascii="游明朝" w:eastAsia="游明朝" w:hAnsi="游明朝" w:hint="eastAsia"/>
        </w:rPr>
        <w:lastRenderedPageBreak/>
        <w:t>の数を10で割った数</w:t>
      </w:r>
      <w:r w:rsidR="0056110C">
        <w:rPr>
          <w:rFonts w:ascii="游明朝" w:eastAsia="游明朝" w:hAnsi="游明朝" w:hint="eastAsia"/>
        </w:rPr>
        <w:t>まで</w:t>
      </w:r>
      <w:r w:rsidR="004D510D">
        <w:rPr>
          <w:rFonts w:ascii="游明朝" w:eastAsia="游明朝" w:hAnsi="游明朝" w:hint="eastAsia"/>
        </w:rPr>
        <w:t>となります</w:t>
      </w:r>
      <w:r w:rsidR="004D510D">
        <w:rPr>
          <w:rFonts w:ascii="游明朝" w:eastAsia="游明朝" w:hAnsi="游明朝"/>
        </w:rPr>
        <w:fldChar w:fldCharType="begin"/>
      </w:r>
      <w:r w:rsidR="004D510D">
        <w:rPr>
          <w:rFonts w:ascii="游明朝" w:eastAsia="游明朝" w:hAnsi="游明朝"/>
        </w:rPr>
        <w:instrText xml:space="preserve"> ADDIN EN.CITE &lt;EndNote&gt;&lt;Cite&gt;&lt;Author&gt;新谷歩&lt;/Author&gt;&lt;Year&gt;2016&lt;/Year&gt;&lt;RecNum&gt;1681&lt;/RecNum&gt;&lt;DisplayText&gt;[5]&lt;/DisplayText&gt;&lt;record&gt;&lt;rec-number&gt;1681&lt;/rec-number&gt;&lt;foreign-keys&gt;&lt;key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size="100%"&gt;医学書院&lt;/style&gt;&lt;/publisher&gt;&lt;urls&gt;&lt;/urls&gt;&lt;/record&gt;&lt;/Cite&gt;&lt;/EndNote&gt;</w:instrText>
      </w:r>
      <w:r w:rsidR="004D510D">
        <w:rPr>
          <w:rFonts w:ascii="游明朝" w:eastAsia="游明朝" w:hAnsi="游明朝"/>
        </w:rPr>
        <w:fldChar w:fldCharType="separate"/>
      </w:r>
      <w:r w:rsidR="004D510D">
        <w:rPr>
          <w:rFonts w:ascii="游明朝" w:eastAsia="游明朝" w:hAnsi="游明朝"/>
          <w:noProof/>
        </w:rPr>
        <w:t>[5]</w:t>
      </w:r>
      <w:r w:rsidR="004D510D">
        <w:rPr>
          <w:rFonts w:ascii="游明朝" w:eastAsia="游明朝" w:hAnsi="游明朝"/>
        </w:rPr>
        <w:fldChar w:fldCharType="end"/>
      </w:r>
      <w:r w:rsidR="004D510D">
        <w:rPr>
          <w:rFonts w:ascii="游明朝" w:eastAsia="游明朝" w:hAnsi="游明朝" w:hint="eastAsia"/>
        </w:rPr>
        <w:t>.</w:t>
      </w:r>
    </w:p>
    <w:p w14:paraId="12D6D32B" w14:textId="77777777" w:rsidR="00A97FCA" w:rsidRPr="006B51D7" w:rsidRDefault="00A97FCA" w:rsidP="00A97FCA">
      <w:pPr>
        <w:rPr>
          <w:rFonts w:ascii="游明朝" w:eastAsia="游明朝" w:hAnsi="游明朝"/>
        </w:rPr>
      </w:pPr>
    </w:p>
    <w:p w14:paraId="00706769" w14:textId="7106302B" w:rsidR="00017316" w:rsidRPr="00985F88" w:rsidRDefault="00017316" w:rsidP="00A97FCA">
      <w:pPr>
        <w:rPr>
          <w:rFonts w:ascii="游明朝" w:eastAsia="游明朝" w:hAnsi="游明朝"/>
          <w:b/>
          <w:bCs/>
        </w:rPr>
      </w:pPr>
      <w:r w:rsidRPr="00985F88">
        <w:rPr>
          <w:rFonts w:ascii="游明朝" w:eastAsia="游明朝" w:hAnsi="游明朝" w:hint="eastAsia"/>
          <w:b/>
          <w:bCs/>
        </w:rPr>
        <w:t>カプランマイヤー曲線</w:t>
      </w:r>
    </w:p>
    <w:p w14:paraId="6A85429D" w14:textId="79BBC4D2" w:rsidR="00DB020F" w:rsidRDefault="00886630" w:rsidP="00BE214C">
      <w:pPr>
        <w:rPr>
          <w:rFonts w:ascii="游明朝" w:eastAsia="游明朝" w:hAnsi="游明朝"/>
        </w:rPr>
      </w:pPr>
      <w:r>
        <w:rPr>
          <w:rFonts w:ascii="游明朝" w:eastAsia="游明朝" w:hAnsi="游明朝" w:hint="eastAsia"/>
        </w:rPr>
        <w:t xml:space="preserve">　「生存」, 「</w:t>
      </w:r>
      <w:r w:rsidR="00E25B27">
        <w:rPr>
          <w:rFonts w:ascii="游明朝" w:eastAsia="游明朝" w:hAnsi="游明朝" w:hint="eastAsia"/>
        </w:rPr>
        <w:t>死亡</w:t>
      </w:r>
      <w:r>
        <w:rPr>
          <w:rFonts w:ascii="游明朝" w:eastAsia="游明朝" w:hAnsi="游明朝" w:hint="eastAsia"/>
        </w:rPr>
        <w:t>」などの2値のアウトカム</w:t>
      </w:r>
      <w:r w:rsidR="00B319DE">
        <w:rPr>
          <w:rFonts w:ascii="游明朝" w:eastAsia="游明朝" w:hAnsi="游明朝" w:hint="eastAsia"/>
        </w:rPr>
        <w:t xml:space="preserve">に対して, </w:t>
      </w:r>
      <w:r>
        <w:rPr>
          <w:rFonts w:ascii="游明朝" w:eastAsia="游明朝" w:hAnsi="游明朝" w:hint="eastAsia"/>
        </w:rPr>
        <w:t>時間経過</w:t>
      </w:r>
      <w:r w:rsidR="00B319DE">
        <w:rPr>
          <w:rFonts w:ascii="游明朝" w:eastAsia="游明朝" w:hAnsi="游明朝" w:hint="eastAsia"/>
        </w:rPr>
        <w:t>とともにイベントが起こるリスク（生存率など）を表すグラフです</w:t>
      </w:r>
      <w:r w:rsidR="0059737B">
        <w:rPr>
          <w:rFonts w:ascii="游明朝" w:eastAsia="游明朝" w:hAnsi="游明朝" w:hint="eastAsia"/>
        </w:rPr>
        <w:t>（図3）</w:t>
      </w:r>
      <w:r>
        <w:rPr>
          <w:rFonts w:ascii="游明朝" w:eastAsia="游明朝" w:hAnsi="游明朝" w:hint="eastAsia"/>
        </w:rPr>
        <w:t xml:space="preserve">. </w:t>
      </w:r>
      <w:r w:rsidR="00B319DE" w:rsidRPr="00BE214C">
        <w:rPr>
          <w:rFonts w:ascii="游明朝" w:eastAsia="游明朝" w:hAnsi="游明朝" w:hint="eastAsia"/>
        </w:rPr>
        <w:t>群間</w:t>
      </w:r>
      <w:r w:rsidR="00B319DE">
        <w:rPr>
          <w:rFonts w:ascii="游明朝" w:eastAsia="游明朝" w:hAnsi="游明朝" w:hint="eastAsia"/>
        </w:rPr>
        <w:t>の</w:t>
      </w:r>
      <w:r w:rsidR="00BE214C" w:rsidRPr="00BE214C">
        <w:rPr>
          <w:rFonts w:ascii="游明朝" w:eastAsia="游明朝" w:hAnsi="游明朝" w:hint="eastAsia"/>
        </w:rPr>
        <w:t>生存曲線</w:t>
      </w:r>
      <w:r w:rsidR="00B319DE">
        <w:rPr>
          <w:rFonts w:ascii="游明朝" w:eastAsia="游明朝" w:hAnsi="游明朝" w:hint="eastAsia"/>
        </w:rPr>
        <w:t>に</w:t>
      </w:r>
      <w:r w:rsidR="00BE214C" w:rsidRPr="00BE214C">
        <w:rPr>
          <w:rFonts w:ascii="游明朝" w:eastAsia="游明朝" w:hAnsi="游明朝" w:hint="eastAsia"/>
        </w:rPr>
        <w:t>差</w:t>
      </w:r>
      <w:r w:rsidR="00B319DE">
        <w:rPr>
          <w:rFonts w:ascii="游明朝" w:eastAsia="游明朝" w:hAnsi="游明朝" w:hint="eastAsia"/>
        </w:rPr>
        <w:t>があるかの検定には</w:t>
      </w:r>
      <w:r w:rsidR="00BE214C" w:rsidRPr="00BE214C">
        <w:rPr>
          <w:rFonts w:ascii="游明朝" w:eastAsia="游明朝" w:hAnsi="游明朝" w:hint="eastAsia"/>
        </w:rPr>
        <w:t>Log-Rank検定</w:t>
      </w:r>
      <w:r w:rsidR="00BE214C">
        <w:rPr>
          <w:rFonts w:ascii="游明朝" w:eastAsia="游明朝" w:hAnsi="游明朝" w:hint="eastAsia"/>
        </w:rPr>
        <w:t>を</w:t>
      </w:r>
      <w:r w:rsidR="00B319DE">
        <w:rPr>
          <w:rFonts w:ascii="游明朝" w:eastAsia="游明朝" w:hAnsi="游明朝" w:hint="eastAsia"/>
        </w:rPr>
        <w:t>使用し</w:t>
      </w:r>
      <w:r w:rsidR="00BE214C">
        <w:rPr>
          <w:rFonts w:ascii="游明朝" w:eastAsia="游明朝" w:hAnsi="游明朝" w:hint="eastAsia"/>
        </w:rPr>
        <w:t>ます</w:t>
      </w:r>
      <w:r w:rsidR="00BE214C">
        <w:rPr>
          <w:rFonts w:ascii="游明朝" w:eastAsia="游明朝" w:hAnsi="游明朝"/>
        </w:rPr>
        <w:fldChar w:fldCharType="begin"/>
      </w:r>
      <w:r w:rsidR="00BE214C">
        <w:rPr>
          <w:rFonts w:ascii="游明朝" w:eastAsia="游明朝" w:hAnsi="游明朝"/>
        </w:rPr>
        <w:instrText xml:space="preserve"> ADDIN EN.CITE &lt;EndNote&gt;&lt;Cite&gt;&lt;Author&gt;新谷歩&lt;/Author&gt;&lt;Year&gt;2016&lt;/Year&gt;&lt;RecNum&gt;1681&lt;/RecNum&gt;&lt;DisplayText&gt;[2, 5]&lt;/DisplayText&gt;&lt;record&gt;&lt;rec-number&gt;1681&lt;/rec-number&gt;&lt;foreign-keys&gt;&lt;key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Cite&gt;&lt;Author&gt;大塚俊昭&lt;/Author&gt;&lt;Year&gt;2022&lt;/Year&gt;&lt;RecNum&gt;1686&lt;/RecNum&gt;&lt;record&gt;&lt;rec-number&gt;1686&lt;/rec-number&gt;&lt;foreign-keys&gt;&lt;key app="EN" db-id="5ep5wtfv09xztzeasdvxprabpr0fwses25wr" timestamp="1742737070"&gt;1686&lt;/key&gt;&lt;/foreign-keys&gt;&lt;ref-type name="Journal Article"&gt;17&lt;/ref-type&gt;&lt;contributors&gt;&lt;authors&gt;&lt;author&gt;&lt;style face="normal" font="default" charset="128" size="100%"&gt;大塚俊昭&lt;/style&gt;&lt;/author&gt;&lt;/authors&gt;&lt;/contributors&gt;&lt;titles&gt;&lt;title&gt;&lt;style face="normal" font="default" charset="128" size="100%"&gt;医学統計解析のいろは&lt;/style&gt;&lt;/title&gt;&lt;secondary-title&gt;&lt;style face="normal" font="default" charset="128" size="100%"&gt;日本医科大学医学会雑誌&lt;/style&gt;&lt;/secondary-title&gt;&lt;/titles&gt;&lt;periodical&gt;&lt;full-title&gt;日本医科大学医学会雑誌&lt;/full-title&gt;&lt;/periodical&gt;&lt;pages&gt;243-251&lt;/pages&gt;&lt;volume&gt;18&lt;/volume&gt;&lt;number&gt;3&lt;/number&gt;&lt;dates&gt;&lt;year&gt;2022&lt;/year&gt;&lt;/dates&gt;&lt;urls&gt;&lt;/urls&gt;&lt;/record&gt;&lt;/Cite&gt;&lt;/EndNote&gt;</w:instrText>
      </w:r>
      <w:r w:rsidR="00BE214C">
        <w:rPr>
          <w:rFonts w:ascii="游明朝" w:eastAsia="游明朝" w:hAnsi="游明朝"/>
        </w:rPr>
        <w:fldChar w:fldCharType="separate"/>
      </w:r>
      <w:r w:rsidR="00BE214C">
        <w:rPr>
          <w:rFonts w:ascii="游明朝" w:eastAsia="游明朝" w:hAnsi="游明朝"/>
          <w:noProof/>
        </w:rPr>
        <w:t>[2, 5]</w:t>
      </w:r>
      <w:r w:rsidR="00BE214C">
        <w:rPr>
          <w:rFonts w:ascii="游明朝" w:eastAsia="游明朝" w:hAnsi="游明朝"/>
        </w:rPr>
        <w:fldChar w:fldCharType="end"/>
      </w:r>
      <w:r w:rsidR="00BE214C">
        <w:rPr>
          <w:rFonts w:ascii="游明朝" w:eastAsia="游明朝" w:hAnsi="游明朝" w:hint="eastAsia"/>
        </w:rPr>
        <w:t>.</w:t>
      </w:r>
    </w:p>
    <w:p w14:paraId="627EDDB9" w14:textId="77777777" w:rsidR="0079688F" w:rsidRPr="00BE214C" w:rsidRDefault="0079688F" w:rsidP="00A97FCA">
      <w:pPr>
        <w:rPr>
          <w:rFonts w:ascii="游明朝" w:eastAsia="游明朝" w:hAnsi="游明朝"/>
        </w:rPr>
      </w:pPr>
    </w:p>
    <w:p w14:paraId="1E86AD2E" w14:textId="24E3BD3F" w:rsidR="0079688F" w:rsidRDefault="0079688F" w:rsidP="00A97FCA">
      <w:pPr>
        <w:rPr>
          <w:rFonts w:ascii="游明朝" w:eastAsia="游明朝" w:hAnsi="游明朝"/>
        </w:rPr>
      </w:pPr>
      <w:r>
        <w:rPr>
          <w:rFonts w:ascii="游明朝" w:eastAsia="游明朝" w:hAnsi="游明朝" w:hint="eastAsia"/>
        </w:rPr>
        <w:t>図3</w:t>
      </w:r>
      <w:r w:rsidR="00B319DE" w:rsidRPr="00B319DE">
        <w:rPr>
          <w:rFonts w:ascii="游明朝" w:eastAsia="游明朝" w:hAnsi="游明朝" w:hint="eastAsia"/>
        </w:rPr>
        <w:t>脊柱起立筋の厚み</w:t>
      </w:r>
      <w:ins w:id="123" w:author="Microsoft アカウント" w:date="2025-05-20T13:43:00Z">
        <w:r w:rsidR="000E2835">
          <w:rPr>
            <w:rFonts w:ascii="游明朝" w:eastAsia="游明朝" w:hAnsi="游明朝" w:hint="eastAsia"/>
          </w:rPr>
          <w:t>（E</w:t>
        </w:r>
        <w:r w:rsidR="000E2835">
          <w:rPr>
            <w:rFonts w:ascii="游明朝" w:eastAsia="游明朝" w:hAnsi="游明朝"/>
          </w:rPr>
          <w:t>SM</w:t>
        </w:r>
        <w:r w:rsidR="000E2835" w:rsidRPr="000E2835">
          <w:rPr>
            <w:rFonts w:ascii="游明朝" w:eastAsia="游明朝" w:hAnsi="游明朝"/>
            <w:vertAlign w:val="subscript"/>
            <w:rPrChange w:id="124" w:author="Microsoft アカウント" w:date="2025-05-20T13:43:00Z">
              <w:rPr>
                <w:rFonts w:ascii="游明朝" w:eastAsia="游明朝" w:hAnsi="游明朝"/>
              </w:rPr>
            </w:rPrChange>
          </w:rPr>
          <w:t>T</w:t>
        </w:r>
        <w:r w:rsidR="000E2835">
          <w:rPr>
            <w:rFonts w:ascii="游明朝" w:eastAsia="游明朝" w:hAnsi="游明朝" w:hint="eastAsia"/>
          </w:rPr>
          <w:t>）</w:t>
        </w:r>
      </w:ins>
      <w:r w:rsidR="00B319DE" w:rsidRPr="00B319DE">
        <w:rPr>
          <w:rFonts w:ascii="游明朝" w:eastAsia="游明朝" w:hAnsi="游明朝" w:hint="eastAsia"/>
        </w:rPr>
        <w:t>で2群に分けた肺結核</w:t>
      </w:r>
      <w:ins w:id="125" w:author="Microsoft アカウント" w:date="2025-05-20T13:43:00Z">
        <w:r w:rsidR="000E2835">
          <w:rPr>
            <w:rFonts w:ascii="游明朝" w:eastAsia="游明朝" w:hAnsi="游明朝" w:hint="eastAsia"/>
          </w:rPr>
          <w:t>症例</w:t>
        </w:r>
      </w:ins>
      <w:r w:rsidR="00B319DE" w:rsidRPr="00B319DE">
        <w:rPr>
          <w:rFonts w:ascii="游明朝" w:eastAsia="游明朝" w:hAnsi="游明朝" w:hint="eastAsia"/>
        </w:rPr>
        <w:t>のカプランマイヤー生存曲線</w:t>
      </w:r>
      <w:r w:rsidR="00970694">
        <w:rPr>
          <w:rFonts w:ascii="游明朝" w:eastAsia="游明朝" w:hAnsi="游明朝"/>
        </w:rPr>
        <w:fldChar w:fldCharType="begin">
          <w:fldData xml:space="preserve">PEVuZE5vdGU+PENpdGU+PEF1dGhvcj5TaGltb2RhPC9BdXRob3I+PFllYXI+MjAyMzwvWWVhcj48
UmVjTnVtPjU3ODwvUmVjTnVtPjxEaXNwbGF5VGV4dD5bOV08L0Rpc3BsYXlUZXh0PjxyZWNvcmQ+
PHJlYy1udW1iZXI+NTc4PC9yZWMtbnVtYmVyPjxmb3JlaWduLWtleXM+PGtleSBhcHA9IkVOIiBk
Yi1pZD0iNWVwNXd0ZnYwOXh6dHplYXNkdnhwcmFicHIwZndzZXMyNXdyIiB0aW1lc3RhbXA9IjE2
OTA5ODU0OTkiPjU3ODwva2V5PjwvZm9yZWlnbi1rZXlzPjxyZWYtdHlwZSBuYW1lPSJKb3VybmFs
IEFydGljbGUiPjE3PC9yZWYtdHlwZT48Y29udHJpYnV0b3JzPjxhdXRob3JzPjxhdXRob3I+U2hp
bW9kYSwgTS48L2F1dGhvcj48YXV0aG9yPllvc2hpeWFtYSwgVC48L2F1dGhvcj48YXV0aG9yPlRh
bmFrYSwgWS48L2F1dGhvcj48YXV0aG9yPk1vcmltb3RvLCBLLjwvYXV0aG9yPjxhdXRob3I+T2t1
bXVyYSwgTS48L2F1dGhvcj48YXV0aG9yPktvZGFtYSwgVC48L2F1dGhvcj48YXV0aG9yPk5ha2Fq
aW1hLCBLLjwvYXV0aG9yPjxhdXRob3I+WW9zaGltb3JpLCBLLjwvYXV0aG9yPjxhdXRob3I+T2h0
YSwgSy48L2F1dGhvcj48L2F1dGhvcnM+PC9jb250cmlidXRvcnM+PGF1dGgtYWRkcmVzcz5SZXNw
aXJhdG9yeSBEaXNlYXNlIENlbnRlciwgRnVrdWp1amkgSG9zcGl0YWwsIEphcGFuIEFudGktVHVi
ZXJjdWxvc2lzIEFzc29jaWF0aW9uIChKQVRBKSwgS2l5b3NlIENpdHksIFRva3lvLCBKYXBhbi4g
RWxlY3Ryb25pYyBhZGRyZXNzOiBzaGltb2RhbUBmdWt1anVqaS5vcmcuJiN4RDtSZXNwaXJhdG9y
eSBEaXNlYXNlIENlbnRlciwgRnVrdWp1amkgSG9zcGl0YWwsIEphcGFuIEFudGktVHViZXJjdWxv
c2lzIEFzc29jaWF0aW9uIChKQVRBKSwgS2l5b3NlIENpdHksIFRva3lvLCBKYXBhbi48L2F1dGgt
YWRkcmVzcz48dGl0bGVzPjx0aXRsZT5SZWxhdGlvbnNoaXAgYmV0d2VlbiB0aGUgdGhpY2tuZXNz
IG9mIGVyZWN0b3Igc3BpbmFlIG11c2NsZXMgYW5kIG1vcnRhbGl0eSBpbiBwYXRpZW50cyB3aXRo
IHB1bG1vbmFyeSB0dWJlcmN1bG9zaXM8L3RpdGxlPjxzZWNvbmRhcnktdGl0bGU+UmVzcGlyIElu
dmVzdGlnPC9zZWNvbmRhcnktdGl0bGU+PC90aXRsZXM+PHBlcmlvZGljYWw+PGZ1bGwtdGl0bGU+
UmVzcGlyIEludmVzdGlnPC9mdWxsLXRpdGxlPjwvcGVyaW9kaWNhbD48cGFnZXM+NTExLTUxOTwv
cGFnZXM+PHZvbHVtZT42MTwvdm9sdW1lPjxudW1iZXI+NDwvbnVtYmVyPjxlZGl0aW9uPjIwMjMv
MDYvMDM8L2VkaXRpb24+PGtleXdvcmRzPjxrZXl3b3JkPkh1bWFuczwva2V5d29yZD48a2V5d29y
ZD5BZ2VkPC9rZXl3b3JkPjxrZXl3b3JkPipNdXNjbGUsIFNrZWxldGFsPC9rZXl3b3JkPjxrZXl3
b3JkPlJldHJvc3BlY3RpdmUgU3R1ZGllczwva2V5d29yZD48a2V5d29yZD5SaXNrIEZhY3RvcnM8
L2tleXdvcmQ+PGtleXdvcmQ+UHJvcG9ydGlvbmFsIEhhemFyZHMgTW9kZWxzPC9rZXl3b3JkPjxr
ZXl3b3JkPipUdWJlcmN1bG9zaXMsIFB1bG1vbmFyeTwva2V5d29yZD48a2V5d29yZD5FcmVjdG9y
IHNwaW5hZSBtdXNjbGUgY3Jvc3Mtc2VjdGlvbmFsIGFyZWE8L2tleXdvcmQ+PGtleXdvcmQ+RXJl
Y3RvciBzcGluYWUgbXVzY2xlIHRoaWNrbmVzczwva2V5d29yZD48a2V5d29yZD5Nb3J0YWxpdHk8
L2tleXdvcmQ+PGtleXdvcmQ+U2tlbGV0YWwgbXVzY2xlIG1hc3M8L2tleXdvcmQ+PGtleXdvcmQ+
VHViZXJjdWxvc2lzPC9rZXl3b3JkPjwva2V5d29yZHM+PGRhdGVzPjx5ZWFyPjIwMjM8L3llYXI+
PHB1Yi1kYXRlcz48ZGF0ZT5KdWw8L2RhdGU+PC9wdWItZGF0ZXM+PC9kYXRlcz48aXNibj4yMjEy
LTUzNTMgKEVsZWN0cm9uaWMpJiN4RDsyMjEyLTUzNDUgKExpbmtpbmcpPC9pc2JuPjxhY2Nlc3Np
b24tbnVtPjM3MjY3ODUyPC9hY2Nlc3Npb24tbnVtPjx1cmxzPjxyZWxhdGVkLXVybHM+PHVybD5o
dHRwczovL3d3dy5uY2JpLm5sbS5uaWguZ292L3B1Ym1lZC8zNzI2Nzg1MjwvdXJsPjwvcmVsYXRl
ZC11cmxzPjwvdXJscz48ZWxlY3Ryb25pYy1yZXNvdXJjZS1udW0+MTAuMTAxNi9qLnJlc2ludi4y
MDIzLjA0LjAxMTwvZWxlY3Ryb25pYy1yZXNvdXJjZS1udW0+PC9yZWNvcmQ+PC9DaXRlPjwvRW5k
Tm90ZT5=
</w:fldData>
        </w:fldChar>
      </w:r>
      <w:r w:rsidR="00970694">
        <w:rPr>
          <w:rFonts w:ascii="游明朝" w:eastAsia="游明朝" w:hAnsi="游明朝"/>
        </w:rPr>
        <w:instrText xml:space="preserve"> ADDIN EN.CITE </w:instrText>
      </w:r>
      <w:r w:rsidR="00970694">
        <w:rPr>
          <w:rFonts w:ascii="游明朝" w:eastAsia="游明朝" w:hAnsi="游明朝"/>
        </w:rPr>
        <w:fldChar w:fldCharType="begin">
          <w:fldData xml:space="preserve">PEVuZE5vdGU+PENpdGU+PEF1dGhvcj5TaGltb2RhPC9BdXRob3I+PFllYXI+MjAyMzwvWWVhcj48
UmVjTnVtPjU3ODwvUmVjTnVtPjxEaXNwbGF5VGV4dD5bOV08L0Rpc3BsYXlUZXh0PjxyZWNvcmQ+
PHJlYy1udW1iZXI+NTc4PC9yZWMtbnVtYmVyPjxmb3JlaWduLWtleXM+PGtleSBhcHA9IkVOIiBk
Yi1pZD0iNWVwNXd0ZnYwOXh6dHplYXNkdnhwcmFicHIwZndzZXMyNXdyIiB0aW1lc3RhbXA9IjE2
OTA5ODU0OTkiPjU3ODwva2V5PjwvZm9yZWlnbi1rZXlzPjxyZWYtdHlwZSBuYW1lPSJKb3VybmFs
IEFydGljbGUiPjE3PC9yZWYtdHlwZT48Y29udHJpYnV0b3JzPjxhdXRob3JzPjxhdXRob3I+U2hp
bW9kYSwgTS48L2F1dGhvcj48YXV0aG9yPllvc2hpeWFtYSwgVC48L2F1dGhvcj48YXV0aG9yPlRh
bmFrYSwgWS48L2F1dGhvcj48YXV0aG9yPk1vcmltb3RvLCBLLjwvYXV0aG9yPjxhdXRob3I+T2t1
bXVyYSwgTS48L2F1dGhvcj48YXV0aG9yPktvZGFtYSwgVC48L2F1dGhvcj48YXV0aG9yPk5ha2Fq
aW1hLCBLLjwvYXV0aG9yPjxhdXRob3I+WW9zaGltb3JpLCBLLjwvYXV0aG9yPjxhdXRob3I+T2h0
YSwgSy48L2F1dGhvcj48L2F1dGhvcnM+PC9jb250cmlidXRvcnM+PGF1dGgtYWRkcmVzcz5SZXNw
aXJhdG9yeSBEaXNlYXNlIENlbnRlciwgRnVrdWp1amkgSG9zcGl0YWwsIEphcGFuIEFudGktVHVi
ZXJjdWxvc2lzIEFzc29jaWF0aW9uIChKQVRBKSwgS2l5b3NlIENpdHksIFRva3lvLCBKYXBhbi4g
RWxlY3Ryb25pYyBhZGRyZXNzOiBzaGltb2RhbUBmdWt1anVqaS5vcmcuJiN4RDtSZXNwaXJhdG9y
eSBEaXNlYXNlIENlbnRlciwgRnVrdWp1amkgSG9zcGl0YWwsIEphcGFuIEFudGktVHViZXJjdWxv
c2lzIEFzc29jaWF0aW9uIChKQVRBKSwgS2l5b3NlIENpdHksIFRva3lvLCBKYXBhbi48L2F1dGgt
YWRkcmVzcz48dGl0bGVzPjx0aXRsZT5SZWxhdGlvbnNoaXAgYmV0d2VlbiB0aGUgdGhpY2tuZXNz
IG9mIGVyZWN0b3Igc3BpbmFlIG11c2NsZXMgYW5kIG1vcnRhbGl0eSBpbiBwYXRpZW50cyB3aXRo
IHB1bG1vbmFyeSB0dWJlcmN1bG9zaXM8L3RpdGxlPjxzZWNvbmRhcnktdGl0bGU+UmVzcGlyIElu
dmVzdGlnPC9zZWNvbmRhcnktdGl0bGU+PC90aXRsZXM+PHBlcmlvZGljYWw+PGZ1bGwtdGl0bGU+
UmVzcGlyIEludmVzdGlnPC9mdWxsLXRpdGxlPjwvcGVyaW9kaWNhbD48cGFnZXM+NTExLTUxOTwv
cGFnZXM+PHZvbHVtZT42MTwvdm9sdW1lPjxudW1iZXI+NDwvbnVtYmVyPjxlZGl0aW9uPjIwMjMv
MDYvMDM8L2VkaXRpb24+PGtleXdvcmRzPjxrZXl3b3JkPkh1bWFuczwva2V5d29yZD48a2V5d29y
ZD5BZ2VkPC9rZXl3b3JkPjxrZXl3b3JkPipNdXNjbGUsIFNrZWxldGFsPC9rZXl3b3JkPjxrZXl3
b3JkPlJldHJvc3BlY3RpdmUgU3R1ZGllczwva2V5d29yZD48a2V5d29yZD5SaXNrIEZhY3RvcnM8
L2tleXdvcmQ+PGtleXdvcmQ+UHJvcG9ydGlvbmFsIEhhemFyZHMgTW9kZWxzPC9rZXl3b3JkPjxr
ZXl3b3JkPipUdWJlcmN1bG9zaXMsIFB1bG1vbmFyeTwva2V5d29yZD48a2V5d29yZD5FcmVjdG9y
IHNwaW5hZSBtdXNjbGUgY3Jvc3Mtc2VjdGlvbmFsIGFyZWE8L2tleXdvcmQ+PGtleXdvcmQ+RXJl
Y3RvciBzcGluYWUgbXVzY2xlIHRoaWNrbmVzczwva2V5d29yZD48a2V5d29yZD5Nb3J0YWxpdHk8
L2tleXdvcmQ+PGtleXdvcmQ+U2tlbGV0YWwgbXVzY2xlIG1hc3M8L2tleXdvcmQ+PGtleXdvcmQ+
VHViZXJjdWxvc2lzPC9rZXl3b3JkPjwva2V5d29yZHM+PGRhdGVzPjx5ZWFyPjIwMjM8L3llYXI+
PHB1Yi1kYXRlcz48ZGF0ZT5KdWw8L2RhdGU+PC9wdWItZGF0ZXM+PC9kYXRlcz48aXNibj4yMjEy
LTUzNTMgKEVsZWN0cm9uaWMpJiN4RDsyMjEyLTUzNDUgKExpbmtpbmcpPC9pc2JuPjxhY2Nlc3Np
b24tbnVtPjM3MjY3ODUyPC9hY2Nlc3Npb24tbnVtPjx1cmxzPjxyZWxhdGVkLXVybHM+PHVybD5o
dHRwczovL3d3dy5uY2JpLm5sbS5uaWguZ292L3B1Ym1lZC8zNzI2Nzg1MjwvdXJsPjwvcmVsYXRl
ZC11cmxzPjwvdXJscz48ZWxlY3Ryb25pYy1yZXNvdXJjZS1udW0+MTAuMTAxNi9qLnJlc2ludi4y
MDIzLjA0LjAxMTwvZWxlY3Ryb25pYy1yZXNvdXJjZS1udW0+PC9yZWNvcmQ+PC9DaXRlPjwvRW5k
Tm90ZT5=
</w:fldData>
        </w:fldChar>
      </w:r>
      <w:r w:rsidR="00970694">
        <w:rPr>
          <w:rFonts w:ascii="游明朝" w:eastAsia="游明朝" w:hAnsi="游明朝"/>
        </w:rPr>
        <w:instrText xml:space="preserve"> ADDIN EN.CITE.DATA </w:instrText>
      </w:r>
      <w:r w:rsidR="00970694">
        <w:rPr>
          <w:rFonts w:ascii="游明朝" w:eastAsia="游明朝" w:hAnsi="游明朝"/>
        </w:rPr>
      </w:r>
      <w:r w:rsidR="00970694">
        <w:rPr>
          <w:rFonts w:ascii="游明朝" w:eastAsia="游明朝" w:hAnsi="游明朝"/>
        </w:rPr>
        <w:fldChar w:fldCharType="end"/>
      </w:r>
      <w:r w:rsidR="00970694">
        <w:rPr>
          <w:rFonts w:ascii="游明朝" w:eastAsia="游明朝" w:hAnsi="游明朝"/>
        </w:rPr>
      </w:r>
      <w:r w:rsidR="00970694">
        <w:rPr>
          <w:rFonts w:ascii="游明朝" w:eastAsia="游明朝" w:hAnsi="游明朝"/>
        </w:rPr>
        <w:fldChar w:fldCharType="separate"/>
      </w:r>
      <w:r w:rsidR="00970694">
        <w:rPr>
          <w:rFonts w:ascii="游明朝" w:eastAsia="游明朝" w:hAnsi="游明朝"/>
          <w:noProof/>
        </w:rPr>
        <w:t>[9]</w:t>
      </w:r>
      <w:r w:rsidR="00970694">
        <w:rPr>
          <w:rFonts w:ascii="游明朝" w:eastAsia="游明朝" w:hAnsi="游明朝"/>
        </w:rPr>
        <w:fldChar w:fldCharType="end"/>
      </w:r>
    </w:p>
    <w:p w14:paraId="6502D4BF" w14:textId="1E10BDED" w:rsidR="0079688F" w:rsidRDefault="0079688F" w:rsidP="00A97FCA">
      <w:pPr>
        <w:rPr>
          <w:rFonts w:ascii="游明朝" w:eastAsia="游明朝" w:hAnsi="游明朝"/>
        </w:rPr>
      </w:pPr>
      <w:r>
        <w:rPr>
          <w:rFonts w:ascii="游明朝" w:eastAsia="游明朝" w:hAnsi="游明朝"/>
          <w:noProof/>
        </w:rPr>
        <w:drawing>
          <wp:inline distT="0" distB="0" distL="0" distR="0" wp14:anchorId="2A203AB6" wp14:editId="262851D3">
            <wp:extent cx="3238500" cy="2057400"/>
            <wp:effectExtent l="0" t="0" r="0" b="0"/>
            <wp:docPr id="185233672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38500" cy="2057400"/>
                    </a:xfrm>
                    <a:prstGeom prst="rect">
                      <a:avLst/>
                    </a:prstGeom>
                    <a:noFill/>
                    <a:ln>
                      <a:noFill/>
                    </a:ln>
                  </pic:spPr>
                </pic:pic>
              </a:graphicData>
            </a:graphic>
          </wp:inline>
        </w:drawing>
      </w:r>
    </w:p>
    <w:p w14:paraId="3792FAD9" w14:textId="77777777" w:rsidR="00DB020F" w:rsidRDefault="00DB020F" w:rsidP="00A97FCA"/>
    <w:p w14:paraId="35F69D6F" w14:textId="77777777" w:rsidR="000324A2" w:rsidRPr="006B1432" w:rsidRDefault="000324A2" w:rsidP="00A97FCA"/>
    <w:p w14:paraId="77823CF9" w14:textId="77777777" w:rsidR="000324A2" w:rsidRPr="000324A2" w:rsidRDefault="000324A2" w:rsidP="000324A2">
      <w:pPr>
        <w:rPr>
          <w:rFonts w:ascii="游明朝" w:eastAsia="游明朝" w:hAnsi="游明朝"/>
          <w:b/>
        </w:rPr>
      </w:pPr>
      <w:r w:rsidRPr="000324A2">
        <w:rPr>
          <w:rFonts w:ascii="游明朝" w:eastAsia="游明朝" w:hAnsi="游明朝"/>
          <w:b/>
        </w:rPr>
        <w:t>Summary</w:t>
      </w:r>
    </w:p>
    <w:p w14:paraId="2F7AD54C" w14:textId="1721E739" w:rsidR="000324A2" w:rsidRPr="00B319DE" w:rsidRDefault="000324A2" w:rsidP="000324A2">
      <w:pPr>
        <w:rPr>
          <w:rFonts w:ascii="游明朝" w:eastAsia="游明朝" w:hAnsi="游明朝"/>
        </w:rPr>
      </w:pPr>
      <w:r w:rsidRPr="00B319DE">
        <w:rPr>
          <w:rFonts w:ascii="游明朝" w:eastAsia="游明朝" w:hAnsi="游明朝" w:hint="eastAsia"/>
        </w:rPr>
        <w:t>・</w:t>
      </w:r>
      <w:r w:rsidR="00B319DE" w:rsidRPr="00B319DE">
        <w:rPr>
          <w:rFonts w:ascii="游明朝" w:eastAsia="游明朝" w:hAnsi="游明朝" w:hint="eastAsia"/>
        </w:rPr>
        <w:t>データが正規分布するかどうか, 対応するデータかどうかで使用する手法が変わる.</w:t>
      </w:r>
    </w:p>
    <w:p w14:paraId="758A9A71" w14:textId="1F6CD084" w:rsidR="00B319DE" w:rsidRPr="00B319DE" w:rsidRDefault="00B319DE" w:rsidP="000324A2">
      <w:pPr>
        <w:rPr>
          <w:rFonts w:ascii="游明朝" w:eastAsia="游明朝" w:hAnsi="游明朝"/>
        </w:rPr>
      </w:pPr>
      <w:r w:rsidRPr="00B319DE">
        <w:rPr>
          <w:rFonts w:ascii="游明朝" w:eastAsia="游明朝" w:hAnsi="游明朝" w:hint="eastAsia"/>
        </w:rPr>
        <w:t>・多くの臨床データは正規分布</w:t>
      </w:r>
      <w:r w:rsidR="00D74D12">
        <w:rPr>
          <w:rFonts w:ascii="游明朝" w:eastAsia="游明朝" w:hAnsi="游明朝" w:hint="eastAsia"/>
        </w:rPr>
        <w:t>を</w:t>
      </w:r>
      <w:r w:rsidRPr="00B319DE">
        <w:rPr>
          <w:rFonts w:ascii="游明朝" w:eastAsia="游明朝" w:hAnsi="游明朝" w:hint="eastAsia"/>
        </w:rPr>
        <w:t>示さないことが多い.</w:t>
      </w:r>
      <w:r w:rsidRPr="00B319DE">
        <w:rPr>
          <w:rFonts w:ascii="游明朝" w:eastAsia="游明朝" w:hAnsi="游明朝"/>
        </w:rPr>
        <w:t xml:space="preserve"> ただし正規性の検定</w:t>
      </w:r>
      <w:r w:rsidRPr="00B319DE">
        <w:rPr>
          <w:rFonts w:ascii="游明朝" w:eastAsia="游明朝" w:hAnsi="游明朝" w:hint="eastAsia"/>
        </w:rPr>
        <w:t>（Shapiro–Wilk検定やKolmogorov–Smirnov検定など）による</w:t>
      </w:r>
      <w:del w:id="126" w:author="Microsoft アカウント" w:date="2025-05-20T13:44:00Z">
        <w:r w:rsidRPr="00B319DE" w:rsidDel="000E2835">
          <w:rPr>
            <w:rFonts w:ascii="游明朝" w:eastAsia="游明朝" w:hAnsi="游明朝"/>
          </w:rPr>
          <w:delText>検討</w:delText>
        </w:r>
      </w:del>
      <w:ins w:id="127" w:author="Microsoft アカウント" w:date="2025-05-20T13:44:00Z">
        <w:r w:rsidR="000E2835">
          <w:rPr>
            <w:rFonts w:ascii="游明朝" w:eastAsia="游明朝" w:hAnsi="游明朝"/>
          </w:rPr>
          <w:t>検証</w:t>
        </w:r>
      </w:ins>
      <w:r w:rsidRPr="00B319DE">
        <w:rPr>
          <w:rFonts w:ascii="游明朝" w:eastAsia="游明朝" w:hAnsi="游明朝" w:hint="eastAsia"/>
        </w:rPr>
        <w:t>が必要.</w:t>
      </w:r>
    </w:p>
    <w:p w14:paraId="690668FD" w14:textId="6B24B5A2" w:rsidR="000324A2" w:rsidRPr="00B319DE" w:rsidRDefault="000324A2" w:rsidP="000324A2">
      <w:pPr>
        <w:rPr>
          <w:rFonts w:ascii="游明朝" w:eastAsia="游明朝" w:hAnsi="游明朝"/>
        </w:rPr>
      </w:pPr>
      <w:r w:rsidRPr="00B319DE">
        <w:rPr>
          <w:rFonts w:ascii="游明朝" w:eastAsia="游明朝" w:hAnsi="游明朝" w:hint="eastAsia"/>
        </w:rPr>
        <w:t>・</w:t>
      </w:r>
      <w:r w:rsidR="00B319DE" w:rsidRPr="00B319DE">
        <w:rPr>
          <w:rFonts w:ascii="游明朝" w:eastAsia="游明朝" w:hAnsi="游明朝" w:hint="eastAsia"/>
        </w:rPr>
        <w:t>対応のない二値変数に対してχ</w:t>
      </w:r>
      <w:r w:rsidR="00B319DE" w:rsidRPr="00B319DE">
        <w:rPr>
          <w:rFonts w:ascii="游明朝" w:eastAsia="游明朝" w:hAnsi="游明朝" w:hint="eastAsia"/>
          <w:vertAlign w:val="superscript"/>
        </w:rPr>
        <w:t>2</w:t>
      </w:r>
      <w:r w:rsidR="00B319DE" w:rsidRPr="00B319DE">
        <w:rPr>
          <w:rFonts w:ascii="游明朝" w:eastAsia="游明朝" w:hAnsi="游明朝" w:hint="eastAsia"/>
        </w:rPr>
        <w:t xml:space="preserve"> 検定</w:t>
      </w:r>
      <w:r w:rsidR="00D74D12">
        <w:rPr>
          <w:rFonts w:ascii="游明朝" w:eastAsia="游明朝" w:hAnsi="游明朝" w:hint="eastAsia"/>
        </w:rPr>
        <w:t>または</w:t>
      </w:r>
      <w:r w:rsidR="00B319DE" w:rsidRPr="00B319DE">
        <w:rPr>
          <w:rFonts w:ascii="游明朝" w:eastAsia="游明朝" w:hAnsi="游明朝" w:hint="eastAsia"/>
        </w:rPr>
        <w:t>Fisher の正確検定, 連続変数に対して</w:t>
      </w:r>
      <w:r w:rsidR="00B319DE" w:rsidRPr="00B319DE">
        <w:rPr>
          <w:rFonts w:ascii="游明朝" w:eastAsia="游明朝" w:hAnsi="游明朝"/>
        </w:rPr>
        <w:t>Mann–Whitney U</w:t>
      </w:r>
      <w:r w:rsidR="00B319DE" w:rsidRPr="00B319DE">
        <w:rPr>
          <w:rFonts w:ascii="游明朝" w:eastAsia="游明朝" w:hAnsi="游明朝" w:hint="eastAsia"/>
        </w:rPr>
        <w:t>検定を使用する.</w:t>
      </w:r>
    </w:p>
    <w:p w14:paraId="168EEFC1" w14:textId="77777777" w:rsidR="006B1432" w:rsidRPr="00B319DE" w:rsidRDefault="006B1432" w:rsidP="00A97FCA">
      <w:pPr>
        <w:rPr>
          <w:rFonts w:ascii="游明朝" w:eastAsia="游明朝" w:hAnsi="游明朝"/>
        </w:rPr>
      </w:pPr>
    </w:p>
    <w:p w14:paraId="510277E6" w14:textId="77777777" w:rsidR="000324A2" w:rsidRDefault="000324A2" w:rsidP="00A97FCA"/>
    <w:p w14:paraId="4F6FD85B" w14:textId="77777777" w:rsidR="00970694" w:rsidRPr="00970694" w:rsidRDefault="009B7EFC" w:rsidP="00970694">
      <w:pPr>
        <w:pStyle w:val="EndNoteBibliography"/>
      </w:pPr>
      <w:r>
        <w:fldChar w:fldCharType="begin"/>
      </w:r>
      <w:r>
        <w:instrText xml:space="preserve"> ADDIN EN.REFLIST </w:instrText>
      </w:r>
      <w:r>
        <w:fldChar w:fldCharType="separate"/>
      </w:r>
      <w:r w:rsidR="00970694" w:rsidRPr="00970694">
        <w:t>1.</w:t>
      </w:r>
      <w:r w:rsidR="00970694" w:rsidRPr="00970694">
        <w:tab/>
        <w:t>Shimoda M, Tanaka Y, Morimoto K, Yoshimori K, Ohta K. Spontaneous resolution of cryptogenic organizing pneumonia: Observational study. Medicine (Baltimore). 2023;102(27):e34277. Epub 2023/07/07. doi: 10.1097/md.0000000000034277. PubMed PMID: 37417600; PubMed Central PMCID: PMCPMC10328646.</w:t>
      </w:r>
    </w:p>
    <w:p w14:paraId="7DC0B33B" w14:textId="77777777" w:rsidR="00970694" w:rsidRPr="00970694" w:rsidRDefault="00970694" w:rsidP="00970694">
      <w:pPr>
        <w:pStyle w:val="EndNoteBibliography"/>
      </w:pPr>
      <w:r w:rsidRPr="00970694">
        <w:rPr>
          <w:rFonts w:hint="eastAsia"/>
        </w:rPr>
        <w:t>2.</w:t>
      </w:r>
      <w:r w:rsidRPr="00970694">
        <w:rPr>
          <w:rFonts w:hint="eastAsia"/>
        </w:rPr>
        <w:tab/>
      </w:r>
      <w:r w:rsidRPr="00970694">
        <w:rPr>
          <w:rFonts w:hint="eastAsia"/>
        </w:rPr>
        <w:t>大塚俊昭</w:t>
      </w:r>
      <w:r w:rsidRPr="00970694">
        <w:rPr>
          <w:rFonts w:hint="eastAsia"/>
        </w:rPr>
        <w:t xml:space="preserve">. </w:t>
      </w:r>
      <w:r w:rsidRPr="00970694">
        <w:rPr>
          <w:rFonts w:hint="eastAsia"/>
        </w:rPr>
        <w:t>医学統計解析のいろは</w:t>
      </w:r>
      <w:r w:rsidRPr="00970694">
        <w:rPr>
          <w:rFonts w:hint="eastAsia"/>
        </w:rPr>
        <w:t xml:space="preserve">. </w:t>
      </w:r>
      <w:r w:rsidRPr="00970694">
        <w:rPr>
          <w:rFonts w:hint="eastAsia"/>
        </w:rPr>
        <w:t>日本医科大学医学会雑誌</w:t>
      </w:r>
      <w:r w:rsidRPr="00970694">
        <w:rPr>
          <w:rFonts w:hint="eastAsia"/>
        </w:rPr>
        <w:t>. 2022;18(3):243-51.</w:t>
      </w:r>
    </w:p>
    <w:p w14:paraId="3A6EA162" w14:textId="77777777" w:rsidR="00970694" w:rsidRPr="00970694" w:rsidRDefault="00970694" w:rsidP="00970694">
      <w:pPr>
        <w:pStyle w:val="EndNoteBibliography"/>
      </w:pPr>
      <w:r w:rsidRPr="00970694">
        <w:t>3.</w:t>
      </w:r>
      <w:r w:rsidRPr="00970694">
        <w:tab/>
        <w:t>Kanda Y. Investigation of the freely available easy-to-use software 'EZR' for medical statistics. Bone Marrow Transplant. 2013;48(3):452-8. Epub 2012/12/05. doi: 10.1038/bmt.2012.244. PubMed PMID: 23208313; PubMed Central PMCID: PMCPMC3590441.</w:t>
      </w:r>
    </w:p>
    <w:p w14:paraId="341A5229" w14:textId="676D427B" w:rsidR="00970694" w:rsidRPr="00970694" w:rsidRDefault="00970694" w:rsidP="00970694">
      <w:pPr>
        <w:pStyle w:val="EndNoteBibliography"/>
      </w:pPr>
      <w:r w:rsidRPr="00970694">
        <w:rPr>
          <w:rFonts w:hint="eastAsia"/>
        </w:rPr>
        <w:lastRenderedPageBreak/>
        <w:t>4.</w:t>
      </w:r>
      <w:r w:rsidRPr="00970694">
        <w:rPr>
          <w:rFonts w:hint="eastAsia"/>
        </w:rPr>
        <w:tab/>
      </w:r>
      <w:r w:rsidRPr="00970694">
        <w:rPr>
          <w:rFonts w:hint="eastAsia"/>
        </w:rPr>
        <w:t>自治医科大学附属さいたま医療センター</w:t>
      </w:r>
      <w:r w:rsidRPr="00970694">
        <w:rPr>
          <w:rFonts w:hint="eastAsia"/>
        </w:rPr>
        <w:t xml:space="preserve">. EZR </w:t>
      </w:r>
      <w:r w:rsidRPr="00970694">
        <w:rPr>
          <w:rFonts w:hint="eastAsia"/>
        </w:rPr>
        <w:t>簡易マニュアル</w:t>
      </w:r>
      <w:r w:rsidRPr="00970694">
        <w:rPr>
          <w:rFonts w:hint="eastAsia"/>
        </w:rPr>
        <w:t xml:space="preserve"> 2025.3</w:t>
      </w:r>
      <w:r w:rsidRPr="00970694">
        <w:rPr>
          <w:rFonts w:hint="eastAsia"/>
        </w:rPr>
        <w:t>確認</w:t>
      </w:r>
      <w:r w:rsidRPr="00970694">
        <w:rPr>
          <w:rFonts w:hint="eastAsia"/>
        </w:rPr>
        <w:t xml:space="preserve">. Available from: </w:t>
      </w:r>
      <w:hyperlink r:id="rId13" w:history="1">
        <w:r w:rsidRPr="00970694">
          <w:rPr>
            <w:rStyle w:val="aa"/>
            <w:rFonts w:hint="eastAsia"/>
          </w:rPr>
          <w:t>https://www.jichi.ac.jp/saitama-sct/images/EZRman.pdf</w:t>
        </w:r>
      </w:hyperlink>
      <w:r w:rsidRPr="00970694">
        <w:rPr>
          <w:rFonts w:hint="eastAsia"/>
        </w:rPr>
        <w:t>.</w:t>
      </w:r>
    </w:p>
    <w:p w14:paraId="44A4CC40" w14:textId="77777777" w:rsidR="00970694" w:rsidRPr="00970694" w:rsidRDefault="00970694" w:rsidP="00970694">
      <w:pPr>
        <w:pStyle w:val="EndNoteBibliography"/>
      </w:pPr>
      <w:r w:rsidRPr="00970694">
        <w:rPr>
          <w:rFonts w:hint="eastAsia"/>
        </w:rPr>
        <w:t>5.</w:t>
      </w:r>
      <w:r w:rsidRPr="00970694">
        <w:rPr>
          <w:rFonts w:hint="eastAsia"/>
        </w:rPr>
        <w:tab/>
      </w:r>
      <w:r w:rsidRPr="00970694">
        <w:rPr>
          <w:rFonts w:hint="eastAsia"/>
        </w:rPr>
        <w:t>新谷歩</w:t>
      </w:r>
      <w:r w:rsidRPr="00970694">
        <w:rPr>
          <w:rFonts w:hint="eastAsia"/>
        </w:rPr>
        <w:t xml:space="preserve">. </w:t>
      </w:r>
      <w:r w:rsidRPr="00970694">
        <w:rPr>
          <w:rFonts w:hint="eastAsia"/>
        </w:rPr>
        <w:t>今日から使える医療統計</w:t>
      </w:r>
      <w:r w:rsidRPr="00970694">
        <w:rPr>
          <w:rFonts w:hint="eastAsia"/>
        </w:rPr>
        <w:t xml:space="preserve">: </w:t>
      </w:r>
      <w:r w:rsidRPr="00970694">
        <w:rPr>
          <w:rFonts w:hint="eastAsia"/>
        </w:rPr>
        <w:t>医学書院</w:t>
      </w:r>
      <w:r w:rsidRPr="00970694">
        <w:rPr>
          <w:rFonts w:hint="eastAsia"/>
        </w:rPr>
        <w:t>; 2016.</w:t>
      </w:r>
    </w:p>
    <w:p w14:paraId="33FDA2BE" w14:textId="4F575F7B" w:rsidR="00970694" w:rsidRPr="00970694" w:rsidRDefault="00970694" w:rsidP="00970694">
      <w:pPr>
        <w:pStyle w:val="EndNoteBibliography"/>
      </w:pPr>
      <w:r w:rsidRPr="00970694">
        <w:t>6.</w:t>
      </w:r>
      <w:r w:rsidRPr="00970694">
        <w:tab/>
        <w:t>Medicine AoI. Inform</w:t>
      </w:r>
      <w:r w:rsidRPr="00970694">
        <w:rPr>
          <w:rFonts w:hint="eastAsia"/>
        </w:rPr>
        <w:t>ation for Authors: General Statistical Guidance 2025.3</w:t>
      </w:r>
      <w:r w:rsidRPr="00970694">
        <w:rPr>
          <w:rFonts w:hint="eastAsia"/>
        </w:rPr>
        <w:t>確認</w:t>
      </w:r>
      <w:r w:rsidRPr="00970694">
        <w:rPr>
          <w:rFonts w:hint="eastAsia"/>
        </w:rPr>
        <w:t xml:space="preserve">. Available from: </w:t>
      </w:r>
      <w:hyperlink r:id="rId14" w:history="1">
        <w:r w:rsidRPr="00970694">
          <w:rPr>
            <w:rStyle w:val="aa"/>
            <w:rFonts w:hint="eastAsia"/>
          </w:rPr>
          <w:t>https://www.acpjournals.org/journal/aim/authors/statistical-guidance</w:t>
        </w:r>
      </w:hyperlink>
      <w:r w:rsidRPr="00970694">
        <w:rPr>
          <w:rFonts w:hint="eastAsia"/>
        </w:rPr>
        <w:t>.</w:t>
      </w:r>
    </w:p>
    <w:p w14:paraId="4ABDBB9E" w14:textId="77777777" w:rsidR="00970694" w:rsidRPr="00970694" w:rsidRDefault="00970694" w:rsidP="00970694">
      <w:pPr>
        <w:pStyle w:val="EndNoteBibliography"/>
      </w:pPr>
      <w:r w:rsidRPr="00970694">
        <w:t>7.</w:t>
      </w:r>
      <w:r w:rsidRPr="00970694">
        <w:tab/>
        <w:t>Shimoda M, Yoshiyama T, Okumura M, Tanaka Y, Morimoto K, Yano R, et al. Usefulness of gastric aspirate for the diagnosis of smear-negative pulmonary tuberculosis. J Infect Chemother. 2022. Epub 2022/04/23. doi: 10.1016/j.jiac.2022.04.013. PubMed PMID: 35450783.</w:t>
      </w:r>
    </w:p>
    <w:p w14:paraId="444B83F3" w14:textId="77777777" w:rsidR="00970694" w:rsidRPr="00970694" w:rsidRDefault="00970694" w:rsidP="00970694">
      <w:pPr>
        <w:pStyle w:val="EndNoteBibliography"/>
      </w:pPr>
      <w:r w:rsidRPr="00970694">
        <w:t>8.</w:t>
      </w:r>
      <w:r w:rsidRPr="00970694">
        <w:tab/>
        <w:t>Akoglu H. User's guide to correlation coefficients. Turk J Emerg Med. 2018;18(3):91-3. Epub 2018/09/08. doi: 10.1016/j.tjem.2018.08.001. PubMed PMID: 30191186; PubMed Central PMCID: PMCPMC6107969.</w:t>
      </w:r>
    </w:p>
    <w:p w14:paraId="1F040478" w14:textId="77777777" w:rsidR="00970694" w:rsidRPr="00970694" w:rsidRDefault="00970694" w:rsidP="00970694">
      <w:pPr>
        <w:pStyle w:val="EndNoteBibliography"/>
      </w:pPr>
      <w:r w:rsidRPr="00970694">
        <w:t>9.</w:t>
      </w:r>
      <w:r w:rsidRPr="00970694">
        <w:tab/>
        <w:t>Shimoda M, Yoshiyama T, Tanaka Y, Morimoto K, Okumura M, Kodama T, et al. Relationship between the thickness of erector spinae muscles and mortality in patients with pulmonary tuberculosis. Respir Investig. 2023;61(4):511-9. Epub 2023/06/03. doi: 10.1016/j.resinv.2023.04.011. PubMed PMID: 37267852.</w:t>
      </w:r>
    </w:p>
    <w:p w14:paraId="5C164239" w14:textId="657D9D2F" w:rsidR="00017316" w:rsidRPr="00A97FCA" w:rsidRDefault="009B7EFC" w:rsidP="00A97FCA">
      <w:r>
        <w:fldChar w:fldCharType="end"/>
      </w:r>
    </w:p>
    <w:sectPr w:rsidR="00017316" w:rsidRPr="00A97FCA">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icrosoft アカウント" w:date="2025-03-27T14:57:00Z" w:initials="Mア">
    <w:p w14:paraId="259D7B2F" w14:textId="15B81D3A" w:rsidR="000324A2" w:rsidRDefault="000324A2" w:rsidP="000324A2">
      <w:pPr>
        <w:pStyle w:val="af1"/>
      </w:pPr>
      <w:r>
        <w:rPr>
          <w:rStyle w:val="af0"/>
        </w:rPr>
        <w:annotationRef/>
      </w:r>
      <w:r w:rsidR="002125B4">
        <w:t>ハッシュタグ</w:t>
      </w:r>
    </w:p>
  </w:comment>
  <w:comment w:id="14" w:author="Microsoft アカウント" w:date="2025-03-27T15:51:00Z" w:initials="Mア">
    <w:p w14:paraId="6E97BA43" w14:textId="2CFE48B1" w:rsidR="00C933E7" w:rsidRDefault="00C933E7">
      <w:pPr>
        <w:pStyle w:val="af1"/>
      </w:pPr>
      <w:r>
        <w:rPr>
          <w:rStyle w:val="af0"/>
        </w:rPr>
        <w:annotationRef/>
      </w:r>
      <w:r>
        <w:t>Dr.</w:t>
      </w:r>
      <w:r>
        <w:t>しもだの吹き出し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59D7B2F" w15:done="0"/>
  <w15:commentEx w15:paraId="6E97BA4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9D7B2F" w16cid:durableId="259D7B2F"/>
  <w16cid:commentId w16cid:paraId="6E97BA43" w16cid:durableId="6E97BA4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43A65E" w14:textId="77777777" w:rsidR="00DD3FD7" w:rsidRDefault="00DD3FD7" w:rsidP="00DD3FD7">
      <w:r>
        <w:separator/>
      </w:r>
    </w:p>
  </w:endnote>
  <w:endnote w:type="continuationSeparator" w:id="0">
    <w:p w14:paraId="481308B0" w14:textId="77777777" w:rsidR="00DD3FD7" w:rsidRDefault="00DD3FD7" w:rsidP="00DD3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2FDC8A" w14:textId="77777777" w:rsidR="00DD3FD7" w:rsidRDefault="00DD3FD7" w:rsidP="00DD3FD7">
      <w:r>
        <w:separator/>
      </w:r>
    </w:p>
  </w:footnote>
  <w:footnote w:type="continuationSeparator" w:id="0">
    <w:p w14:paraId="6468D2DA" w14:textId="77777777" w:rsidR="00DD3FD7" w:rsidRDefault="00DD3FD7" w:rsidP="00DD3FD7">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アカウント">
    <w15:presenceInfo w15:providerId="Windows Live" w15:userId="d4652e159661c7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trackRevisions/>
  <w:defaultTabStop w:val="840"/>
  <w:displayHorizontalDrawingGridEvery w:val="0"/>
  <w:displayVerticalDrawingGridEvery w:val="2"/>
  <w:characterSpacingControl w:val="compressPunctuation"/>
  <w:hdrShapeDefaults>
    <o:shapedefaults v:ext="edit" spidmax="2662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Layout" w:val="&lt;ENLayout&gt;&lt;Style&gt;PLoS&lt;/Style&gt;&lt;LeftDelim&gt;{&lt;/LeftDelim&gt;&lt;RightDelim&gt;}&lt;/RightDelim&gt;&lt;FontName&gt;Century&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ep5wtfv09xztzeasdvxprabpr0fwses25wr&quot;&gt;My EndNote Library&lt;record-ids&gt;&lt;item&gt;285&lt;/item&gt;&lt;item&gt;337&lt;/item&gt;&lt;item&gt;578&lt;/item&gt;&lt;item&gt;1681&lt;/item&gt;&lt;item&gt;1682&lt;/item&gt;&lt;item&gt;1683&lt;/item&gt;&lt;item&gt;1685&lt;/item&gt;&lt;item&gt;1686&lt;/item&gt;&lt;/record-ids&gt;&lt;/item&gt;&lt;/Libraries&gt;"/>
  </w:docVars>
  <w:rsids>
    <w:rsidRoot w:val="00A97FCA"/>
    <w:rsid w:val="00017316"/>
    <w:rsid w:val="000324A2"/>
    <w:rsid w:val="00074CBD"/>
    <w:rsid w:val="00077F84"/>
    <w:rsid w:val="000C6127"/>
    <w:rsid w:val="000E2835"/>
    <w:rsid w:val="000E4BCA"/>
    <w:rsid w:val="000E50E1"/>
    <w:rsid w:val="00166B98"/>
    <w:rsid w:val="00170ED8"/>
    <w:rsid w:val="001858F6"/>
    <w:rsid w:val="001A6F8C"/>
    <w:rsid w:val="001D2C1A"/>
    <w:rsid w:val="001D35A1"/>
    <w:rsid w:val="001E42F9"/>
    <w:rsid w:val="002125B4"/>
    <w:rsid w:val="00233440"/>
    <w:rsid w:val="0024027D"/>
    <w:rsid w:val="00267DEA"/>
    <w:rsid w:val="002B4035"/>
    <w:rsid w:val="003213D5"/>
    <w:rsid w:val="00341370"/>
    <w:rsid w:val="00342830"/>
    <w:rsid w:val="0034371A"/>
    <w:rsid w:val="00357019"/>
    <w:rsid w:val="003D6672"/>
    <w:rsid w:val="004462E4"/>
    <w:rsid w:val="00464486"/>
    <w:rsid w:val="00483E94"/>
    <w:rsid w:val="00497C45"/>
    <w:rsid w:val="004A5E85"/>
    <w:rsid w:val="004C0A54"/>
    <w:rsid w:val="004C3064"/>
    <w:rsid w:val="004D510D"/>
    <w:rsid w:val="005147A5"/>
    <w:rsid w:val="005209D5"/>
    <w:rsid w:val="00523FDB"/>
    <w:rsid w:val="0056110C"/>
    <w:rsid w:val="00565E86"/>
    <w:rsid w:val="005850C2"/>
    <w:rsid w:val="0059737B"/>
    <w:rsid w:val="005B22B6"/>
    <w:rsid w:val="005D0F16"/>
    <w:rsid w:val="005D7A0C"/>
    <w:rsid w:val="005D7D15"/>
    <w:rsid w:val="005E1D96"/>
    <w:rsid w:val="00617951"/>
    <w:rsid w:val="006179AB"/>
    <w:rsid w:val="00640492"/>
    <w:rsid w:val="0064088B"/>
    <w:rsid w:val="00650FE1"/>
    <w:rsid w:val="00690786"/>
    <w:rsid w:val="00695F3E"/>
    <w:rsid w:val="006B1432"/>
    <w:rsid w:val="006B391A"/>
    <w:rsid w:val="006B51D7"/>
    <w:rsid w:val="006B6C62"/>
    <w:rsid w:val="006D2C10"/>
    <w:rsid w:val="006D4CAC"/>
    <w:rsid w:val="00732084"/>
    <w:rsid w:val="007344AE"/>
    <w:rsid w:val="00736DA9"/>
    <w:rsid w:val="00737451"/>
    <w:rsid w:val="0075508E"/>
    <w:rsid w:val="00756A3A"/>
    <w:rsid w:val="00766324"/>
    <w:rsid w:val="00775622"/>
    <w:rsid w:val="0079203E"/>
    <w:rsid w:val="0079688F"/>
    <w:rsid w:val="007B6BA3"/>
    <w:rsid w:val="007C62D0"/>
    <w:rsid w:val="007D081C"/>
    <w:rsid w:val="007E3026"/>
    <w:rsid w:val="007E5146"/>
    <w:rsid w:val="007F4DB3"/>
    <w:rsid w:val="00811C7A"/>
    <w:rsid w:val="008252AB"/>
    <w:rsid w:val="00832C46"/>
    <w:rsid w:val="0084606F"/>
    <w:rsid w:val="008620AF"/>
    <w:rsid w:val="00886630"/>
    <w:rsid w:val="00890132"/>
    <w:rsid w:val="008B2CDC"/>
    <w:rsid w:val="008C4351"/>
    <w:rsid w:val="008F6A05"/>
    <w:rsid w:val="00953581"/>
    <w:rsid w:val="0096122D"/>
    <w:rsid w:val="00970694"/>
    <w:rsid w:val="00975BC7"/>
    <w:rsid w:val="00981AB7"/>
    <w:rsid w:val="00984025"/>
    <w:rsid w:val="00985F88"/>
    <w:rsid w:val="00997079"/>
    <w:rsid w:val="009A041E"/>
    <w:rsid w:val="009A51BB"/>
    <w:rsid w:val="009B7EFC"/>
    <w:rsid w:val="009F26C8"/>
    <w:rsid w:val="00A17303"/>
    <w:rsid w:val="00A34DD9"/>
    <w:rsid w:val="00A65E1D"/>
    <w:rsid w:val="00A808BA"/>
    <w:rsid w:val="00A96265"/>
    <w:rsid w:val="00A97FCA"/>
    <w:rsid w:val="00AD4DFF"/>
    <w:rsid w:val="00AE21DC"/>
    <w:rsid w:val="00AE626C"/>
    <w:rsid w:val="00AF2305"/>
    <w:rsid w:val="00B14E97"/>
    <w:rsid w:val="00B21D2C"/>
    <w:rsid w:val="00B30FAB"/>
    <w:rsid w:val="00B319DE"/>
    <w:rsid w:val="00B47F02"/>
    <w:rsid w:val="00B5275F"/>
    <w:rsid w:val="00BD0E47"/>
    <w:rsid w:val="00BE214C"/>
    <w:rsid w:val="00C2235A"/>
    <w:rsid w:val="00C2468F"/>
    <w:rsid w:val="00C4250F"/>
    <w:rsid w:val="00C5440E"/>
    <w:rsid w:val="00C71613"/>
    <w:rsid w:val="00C77CF0"/>
    <w:rsid w:val="00C933E7"/>
    <w:rsid w:val="00CD5076"/>
    <w:rsid w:val="00D74BD5"/>
    <w:rsid w:val="00D74D12"/>
    <w:rsid w:val="00D77D0E"/>
    <w:rsid w:val="00D82C14"/>
    <w:rsid w:val="00D943C6"/>
    <w:rsid w:val="00DA174F"/>
    <w:rsid w:val="00DB020F"/>
    <w:rsid w:val="00DB464D"/>
    <w:rsid w:val="00DC5EE7"/>
    <w:rsid w:val="00DD3FD7"/>
    <w:rsid w:val="00E25B27"/>
    <w:rsid w:val="00E32B36"/>
    <w:rsid w:val="00E512AA"/>
    <w:rsid w:val="00E579A0"/>
    <w:rsid w:val="00EC64B1"/>
    <w:rsid w:val="00EE00F9"/>
    <w:rsid w:val="00EE121E"/>
    <w:rsid w:val="00F212CD"/>
    <w:rsid w:val="00F312A0"/>
    <w:rsid w:val="00F32F8E"/>
    <w:rsid w:val="00F35F26"/>
    <w:rsid w:val="00F3675B"/>
    <w:rsid w:val="00F57806"/>
    <w:rsid w:val="00F94BDC"/>
    <w:rsid w:val="00FA1BFE"/>
    <w:rsid w:val="00FD40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6625">
      <v:textbox inset="5.85pt,.7pt,5.85pt,.7pt"/>
    </o:shapedefaults>
    <o:shapelayout v:ext="edit">
      <o:idmap v:ext="edit" data="1"/>
    </o:shapelayout>
  </w:shapeDefaults>
  <w:decimalSymbol w:val="."/>
  <w:listSeparator w:val=","/>
  <w14:docId w14:val="4626E3BA"/>
  <w15:chartTrackingRefBased/>
  <w15:docId w15:val="{354CE87B-2F2C-4832-8C06-12FE8C195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97FCA"/>
    <w:pPr>
      <w:widowControl w:val="0"/>
      <w:jc w:val="both"/>
    </w:pPr>
  </w:style>
  <w:style w:type="paragraph" w:styleId="1">
    <w:name w:val="heading 1"/>
    <w:basedOn w:val="a"/>
    <w:next w:val="a"/>
    <w:link w:val="10"/>
    <w:uiPriority w:val="9"/>
    <w:qFormat/>
    <w:rsid w:val="00A97FC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97FC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97FC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97FC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97FC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97FC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97FC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97FC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97FC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97FC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97FC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97FC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97FC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97FC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97FC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97FC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97FC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97FC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97FC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97F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7FC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97F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7FCA"/>
    <w:pPr>
      <w:spacing w:before="160" w:after="160"/>
      <w:jc w:val="center"/>
    </w:pPr>
    <w:rPr>
      <w:i/>
      <w:iCs/>
      <w:color w:val="404040" w:themeColor="text1" w:themeTint="BF"/>
    </w:rPr>
  </w:style>
  <w:style w:type="character" w:customStyle="1" w:styleId="a8">
    <w:name w:val="引用文 (文字)"/>
    <w:basedOn w:val="a0"/>
    <w:link w:val="a7"/>
    <w:uiPriority w:val="29"/>
    <w:rsid w:val="00A97FCA"/>
    <w:rPr>
      <w:i/>
      <w:iCs/>
      <w:color w:val="404040" w:themeColor="text1" w:themeTint="BF"/>
    </w:rPr>
  </w:style>
  <w:style w:type="paragraph" w:styleId="a9">
    <w:name w:val="List Paragraph"/>
    <w:basedOn w:val="a"/>
    <w:uiPriority w:val="34"/>
    <w:qFormat/>
    <w:rsid w:val="00A97FCA"/>
    <w:pPr>
      <w:ind w:left="720"/>
      <w:contextualSpacing/>
    </w:pPr>
  </w:style>
  <w:style w:type="character" w:styleId="21">
    <w:name w:val="Intense Emphasis"/>
    <w:basedOn w:val="a0"/>
    <w:uiPriority w:val="21"/>
    <w:qFormat/>
    <w:rsid w:val="00A97FCA"/>
    <w:rPr>
      <w:i/>
      <w:iCs/>
      <w:color w:val="0F4761" w:themeColor="accent1" w:themeShade="BF"/>
    </w:rPr>
  </w:style>
  <w:style w:type="paragraph" w:styleId="22">
    <w:name w:val="Intense Quote"/>
    <w:basedOn w:val="a"/>
    <w:next w:val="a"/>
    <w:link w:val="23"/>
    <w:uiPriority w:val="30"/>
    <w:qFormat/>
    <w:rsid w:val="00A97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97FCA"/>
    <w:rPr>
      <w:i/>
      <w:iCs/>
      <w:color w:val="0F4761" w:themeColor="accent1" w:themeShade="BF"/>
    </w:rPr>
  </w:style>
  <w:style w:type="character" w:styleId="24">
    <w:name w:val="Intense Reference"/>
    <w:basedOn w:val="a0"/>
    <w:uiPriority w:val="32"/>
    <w:qFormat/>
    <w:rsid w:val="00A97FCA"/>
    <w:rPr>
      <w:b/>
      <w:bCs/>
      <w:smallCaps/>
      <w:color w:val="0F4761" w:themeColor="accent1" w:themeShade="BF"/>
      <w:spacing w:val="5"/>
    </w:rPr>
  </w:style>
  <w:style w:type="paragraph" w:customStyle="1" w:styleId="EndNoteBibliographyTitle">
    <w:name w:val="EndNote Bibliography Title"/>
    <w:basedOn w:val="a"/>
    <w:link w:val="EndNoteBibliographyTitle0"/>
    <w:rsid w:val="009B7EFC"/>
    <w:pPr>
      <w:jc w:val="center"/>
    </w:pPr>
    <w:rPr>
      <w:rFonts w:ascii="Century" w:hAnsi="Century"/>
      <w:noProof/>
      <w:sz w:val="20"/>
    </w:rPr>
  </w:style>
  <w:style w:type="character" w:customStyle="1" w:styleId="EndNoteBibliographyTitle0">
    <w:name w:val="EndNote Bibliography Title (文字)"/>
    <w:basedOn w:val="a0"/>
    <w:link w:val="EndNoteBibliographyTitle"/>
    <w:rsid w:val="009B7EFC"/>
    <w:rPr>
      <w:rFonts w:ascii="Century" w:hAnsi="Century"/>
      <w:noProof/>
      <w:sz w:val="20"/>
    </w:rPr>
  </w:style>
  <w:style w:type="paragraph" w:customStyle="1" w:styleId="EndNoteBibliography">
    <w:name w:val="EndNote Bibliography"/>
    <w:basedOn w:val="a"/>
    <w:link w:val="EndNoteBibliography0"/>
    <w:rsid w:val="009B7EFC"/>
    <w:rPr>
      <w:rFonts w:ascii="Century" w:hAnsi="Century"/>
      <w:noProof/>
      <w:sz w:val="20"/>
    </w:rPr>
  </w:style>
  <w:style w:type="character" w:customStyle="1" w:styleId="EndNoteBibliography0">
    <w:name w:val="EndNote Bibliography (文字)"/>
    <w:basedOn w:val="a0"/>
    <w:link w:val="EndNoteBibliography"/>
    <w:rsid w:val="009B7EFC"/>
    <w:rPr>
      <w:rFonts w:ascii="Century" w:hAnsi="Century"/>
      <w:noProof/>
      <w:sz w:val="20"/>
    </w:rPr>
  </w:style>
  <w:style w:type="character" w:styleId="aa">
    <w:name w:val="Hyperlink"/>
    <w:basedOn w:val="a0"/>
    <w:uiPriority w:val="99"/>
    <w:unhideWhenUsed/>
    <w:rsid w:val="005E1D96"/>
    <w:rPr>
      <w:color w:val="467886" w:themeColor="hyperlink"/>
      <w:u w:val="single"/>
    </w:rPr>
  </w:style>
  <w:style w:type="character" w:customStyle="1" w:styleId="11">
    <w:name w:val="未解決のメンション1"/>
    <w:basedOn w:val="a0"/>
    <w:uiPriority w:val="99"/>
    <w:semiHidden/>
    <w:unhideWhenUsed/>
    <w:rsid w:val="005E1D96"/>
    <w:rPr>
      <w:color w:val="605E5C"/>
      <w:shd w:val="clear" w:color="auto" w:fill="E1DFDD"/>
    </w:rPr>
  </w:style>
  <w:style w:type="paragraph" w:styleId="ab">
    <w:name w:val="header"/>
    <w:basedOn w:val="a"/>
    <w:link w:val="ac"/>
    <w:uiPriority w:val="99"/>
    <w:unhideWhenUsed/>
    <w:rsid w:val="00DD3FD7"/>
    <w:pPr>
      <w:tabs>
        <w:tab w:val="center" w:pos="4252"/>
        <w:tab w:val="right" w:pos="8504"/>
      </w:tabs>
      <w:snapToGrid w:val="0"/>
    </w:pPr>
  </w:style>
  <w:style w:type="character" w:customStyle="1" w:styleId="ac">
    <w:name w:val="ヘッダー (文字)"/>
    <w:basedOn w:val="a0"/>
    <w:link w:val="ab"/>
    <w:uiPriority w:val="99"/>
    <w:rsid w:val="00DD3FD7"/>
  </w:style>
  <w:style w:type="paragraph" w:styleId="ad">
    <w:name w:val="footer"/>
    <w:basedOn w:val="a"/>
    <w:link w:val="ae"/>
    <w:uiPriority w:val="99"/>
    <w:unhideWhenUsed/>
    <w:rsid w:val="00DD3FD7"/>
    <w:pPr>
      <w:tabs>
        <w:tab w:val="center" w:pos="4252"/>
        <w:tab w:val="right" w:pos="8504"/>
      </w:tabs>
      <w:snapToGrid w:val="0"/>
    </w:pPr>
  </w:style>
  <w:style w:type="character" w:customStyle="1" w:styleId="ae">
    <w:name w:val="フッター (文字)"/>
    <w:basedOn w:val="a0"/>
    <w:link w:val="ad"/>
    <w:uiPriority w:val="99"/>
    <w:rsid w:val="00DD3FD7"/>
  </w:style>
  <w:style w:type="table" w:styleId="af">
    <w:name w:val="Table Grid"/>
    <w:basedOn w:val="a1"/>
    <w:uiPriority w:val="39"/>
    <w:rsid w:val="003437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5">
    <w:name w:val="未解決のメンション2"/>
    <w:basedOn w:val="a0"/>
    <w:uiPriority w:val="99"/>
    <w:semiHidden/>
    <w:unhideWhenUsed/>
    <w:rsid w:val="00D943C6"/>
    <w:rPr>
      <w:color w:val="605E5C"/>
      <w:shd w:val="clear" w:color="auto" w:fill="E1DFDD"/>
    </w:rPr>
  </w:style>
  <w:style w:type="character" w:styleId="af0">
    <w:name w:val="annotation reference"/>
    <w:basedOn w:val="a0"/>
    <w:uiPriority w:val="99"/>
    <w:semiHidden/>
    <w:unhideWhenUsed/>
    <w:rsid w:val="000324A2"/>
    <w:rPr>
      <w:sz w:val="18"/>
      <w:szCs w:val="18"/>
    </w:rPr>
  </w:style>
  <w:style w:type="paragraph" w:styleId="af1">
    <w:name w:val="annotation text"/>
    <w:basedOn w:val="a"/>
    <w:link w:val="af2"/>
    <w:uiPriority w:val="99"/>
    <w:unhideWhenUsed/>
    <w:rsid w:val="000324A2"/>
    <w:pPr>
      <w:jc w:val="left"/>
    </w:pPr>
  </w:style>
  <w:style w:type="character" w:customStyle="1" w:styleId="af2">
    <w:name w:val="コメント文字列 (文字)"/>
    <w:basedOn w:val="a0"/>
    <w:link w:val="af1"/>
    <w:uiPriority w:val="99"/>
    <w:rsid w:val="000324A2"/>
  </w:style>
  <w:style w:type="paragraph" w:styleId="af3">
    <w:name w:val="Balloon Text"/>
    <w:basedOn w:val="a"/>
    <w:link w:val="af4"/>
    <w:uiPriority w:val="99"/>
    <w:semiHidden/>
    <w:unhideWhenUsed/>
    <w:rsid w:val="000324A2"/>
    <w:rPr>
      <w:rFonts w:asciiTheme="majorHAnsi" w:eastAsiaTheme="majorEastAsia" w:hAnsiTheme="majorHAnsi" w:cstheme="majorBidi"/>
      <w:sz w:val="18"/>
      <w:szCs w:val="18"/>
    </w:rPr>
  </w:style>
  <w:style w:type="character" w:customStyle="1" w:styleId="af4">
    <w:name w:val="吹き出し (文字)"/>
    <w:basedOn w:val="a0"/>
    <w:link w:val="af3"/>
    <w:uiPriority w:val="99"/>
    <w:semiHidden/>
    <w:rsid w:val="000324A2"/>
    <w:rPr>
      <w:rFonts w:asciiTheme="majorHAnsi" w:eastAsiaTheme="majorEastAsia" w:hAnsiTheme="majorHAnsi" w:cstheme="majorBidi"/>
      <w:sz w:val="18"/>
      <w:szCs w:val="18"/>
    </w:rPr>
  </w:style>
  <w:style w:type="paragraph" w:styleId="af5">
    <w:name w:val="annotation subject"/>
    <w:basedOn w:val="af1"/>
    <w:next w:val="af1"/>
    <w:link w:val="af6"/>
    <w:uiPriority w:val="99"/>
    <w:semiHidden/>
    <w:unhideWhenUsed/>
    <w:rsid w:val="00640492"/>
    <w:rPr>
      <w:b/>
      <w:bCs/>
    </w:rPr>
  </w:style>
  <w:style w:type="character" w:customStyle="1" w:styleId="af6">
    <w:name w:val="コメント内容 (文字)"/>
    <w:basedOn w:val="af2"/>
    <w:link w:val="af5"/>
    <w:uiPriority w:val="99"/>
    <w:semiHidden/>
    <w:rsid w:val="006404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jichi.ac.jp/saitama-sct/images/EZRman.pdf" TargetMode="External"/><Relationship Id="rId18" Type="http://schemas.microsoft.com/office/2016/09/relationships/commentsIds" Target="commentsIds.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4.tiff"/><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tif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tiff"/><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ww.acpjournals.org/journal/aim/authors/statistical-guidance"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7CB26B-0848-4B7B-AB1D-4533E70CF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676</TotalTime>
  <Pages>9</Pages>
  <Words>6474</Words>
  <Characters>36906</Characters>
  <Application>Microsoft Office Word</Application>
  <DocSecurity>0</DocSecurity>
  <Lines>307</Lines>
  <Paragraphs>86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43294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83 00</dc:creator>
  <cp:keywords/>
  <dc:description/>
  <cp:lastModifiedBy>Microsoft アカウント</cp:lastModifiedBy>
  <cp:revision>131</cp:revision>
  <dcterms:created xsi:type="dcterms:W3CDTF">2025-03-23T06:26:00Z</dcterms:created>
  <dcterms:modified xsi:type="dcterms:W3CDTF">2025-05-20T04:51:00Z</dcterms:modified>
</cp:coreProperties>
</file>